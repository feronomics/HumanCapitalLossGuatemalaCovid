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54B26" w14:textId="77777777" w:rsidR="002A7270" w:rsidRDefault="00A25B08">
      <w:pPr>
        <w:jc w:val="both"/>
        <w:rPr>
          <w:rFonts w:ascii="Times New Roman" w:hAnsi="Times New Roman" w:cs="Times New Roman"/>
          <w:b/>
          <w:bCs/>
          <w:sz w:val="28"/>
          <w:szCs w:val="28"/>
        </w:rPr>
      </w:pPr>
      <w:r>
        <w:rPr>
          <w:rFonts w:ascii="Times New Roman" w:hAnsi="Times New Roman" w:cs="Times New Roman"/>
          <w:b/>
          <w:bCs/>
          <w:sz w:val="28"/>
          <w:szCs w:val="28"/>
        </w:rPr>
        <w:t>The Effect of Human Capital Loss during COVID-19 on Youth Labor Market Outcomes in Guatemala</w:t>
      </w:r>
    </w:p>
    <w:p w14:paraId="5B154B27" w14:textId="77777777" w:rsidR="002A7270" w:rsidRDefault="00A25B08">
      <w:pPr>
        <w:spacing w:after="0"/>
        <w:jc w:val="both"/>
        <w:rPr>
          <w:rFonts w:ascii="Times New Roman" w:hAnsi="Times New Roman" w:cs="Times New Roman"/>
          <w:lang w:val="es-ES"/>
        </w:rPr>
      </w:pPr>
      <w:r>
        <w:rPr>
          <w:rFonts w:ascii="Times New Roman" w:hAnsi="Times New Roman" w:cs="Times New Roman"/>
          <w:lang w:val="es-ES"/>
        </w:rPr>
        <w:t>Author: Fernando José Sáenz Aguilar</w:t>
      </w:r>
    </w:p>
    <w:p w14:paraId="5B154B28" w14:textId="77777777" w:rsidR="002A7270" w:rsidRDefault="00A25B08">
      <w:pPr>
        <w:spacing w:after="0"/>
        <w:jc w:val="both"/>
        <w:rPr>
          <w:rFonts w:ascii="Times New Roman" w:hAnsi="Times New Roman" w:cs="Times New Roman"/>
          <w:lang w:val="es-ES"/>
        </w:rPr>
      </w:pPr>
      <w:r w:rsidRPr="00E24E0C">
        <w:rPr>
          <w:rFonts w:ascii="Times New Roman" w:hAnsi="Times New Roman" w:cs="Times New Roman"/>
          <w:lang w:val="es-ES"/>
        </w:rPr>
        <w:t>Advisor: Rodolfo</w:t>
      </w:r>
      <w:r>
        <w:rPr>
          <w:rFonts w:ascii="Times New Roman" w:hAnsi="Times New Roman" w:cs="Times New Roman"/>
          <w:lang w:val="es-ES"/>
        </w:rPr>
        <w:t xml:space="preserve"> José Mérida Ochoa</w:t>
      </w:r>
    </w:p>
    <w:p w14:paraId="5B154B29" w14:textId="77777777" w:rsidR="002A7270" w:rsidRDefault="00A25B08">
      <w:pPr>
        <w:spacing w:after="0"/>
        <w:jc w:val="both"/>
        <w:rPr>
          <w:rFonts w:ascii="Times New Roman" w:hAnsi="Times New Roman" w:cs="Times New Roman"/>
        </w:rPr>
      </w:pPr>
      <w:r>
        <w:rPr>
          <w:rFonts w:ascii="Times New Roman" w:hAnsi="Times New Roman" w:cs="Times New Roman"/>
        </w:rPr>
        <w:t xml:space="preserve">JEL Classification: C31, E24, I26, I28, J24. </w:t>
      </w:r>
    </w:p>
    <w:p w14:paraId="5B154B2A" w14:textId="77777777" w:rsidR="002A7270" w:rsidRDefault="002A7270">
      <w:pPr>
        <w:spacing w:after="0"/>
        <w:jc w:val="both"/>
        <w:rPr>
          <w:rFonts w:ascii="Times New Roman" w:hAnsi="Times New Roman" w:cs="Times New Roman"/>
        </w:rPr>
      </w:pPr>
    </w:p>
    <w:p w14:paraId="5B154B2B" w14:textId="77777777" w:rsidR="002A7270" w:rsidRDefault="00A25B08">
      <w:pPr>
        <w:spacing w:after="0"/>
        <w:jc w:val="both"/>
        <w:rPr>
          <w:rFonts w:ascii="Times New Roman" w:hAnsi="Times New Roman" w:cs="Times New Roman"/>
        </w:rPr>
      </w:pPr>
      <w:r>
        <w:rPr>
          <w:rFonts w:ascii="Times New Roman" w:hAnsi="Times New Roman" w:cs="Times New Roman"/>
          <w:b/>
          <w:bCs/>
        </w:rPr>
        <w:t>Abstract:</w:t>
      </w:r>
    </w:p>
    <w:p w14:paraId="5B154B2C" w14:textId="6A1863E5" w:rsidR="002A7270" w:rsidRDefault="00A25B08">
      <w:pPr>
        <w:jc w:val="both"/>
        <w:rPr>
          <w:rFonts w:ascii="Times New Roman" w:hAnsi="Times New Roman" w:cs="Times New Roman"/>
        </w:rPr>
      </w:pPr>
      <w:r>
        <w:rPr>
          <w:rFonts w:ascii="Times New Roman" w:hAnsi="Times New Roman" w:cs="Times New Roman"/>
        </w:rPr>
        <w:t xml:space="preserve">It has been five years since the COVID-19 pandemic produced an enormous shock worldwide. This represented not only a public health crisis but also the generation of social and economic problems. Youth were among the most vulnerable social groups during this period, experiencing setbacks in </w:t>
      </w:r>
      <w:r w:rsidRPr="00AD65A9">
        <w:rPr>
          <w:rFonts w:ascii="Times New Roman" w:hAnsi="Times New Roman" w:cs="Times New Roman"/>
        </w:rPr>
        <w:t xml:space="preserve">education due to school closures and the difficult transition to distance learning, often without the resources needed to access it properly. This paper aims to determine whether there was a negative impact on the labor market outcomes of the cohort that completed their last year of high school in Guatemala during the pandemic. To achieve </w:t>
      </w:r>
      <w:r w:rsidR="00AB3C9C" w:rsidRPr="00AD65A9">
        <w:rPr>
          <w:rFonts w:ascii="Times New Roman" w:hAnsi="Times New Roman" w:cs="Times New Roman"/>
        </w:rPr>
        <w:t>such</w:t>
      </w:r>
      <w:r w:rsidRPr="00AD65A9">
        <w:rPr>
          <w:rFonts w:ascii="Times New Roman" w:hAnsi="Times New Roman" w:cs="Times New Roman"/>
        </w:rPr>
        <w:t xml:space="preserve">, </w:t>
      </w:r>
      <w:r w:rsidR="00AB3C9C" w:rsidRPr="00AD65A9">
        <w:rPr>
          <w:rFonts w:ascii="Times New Roman" w:hAnsi="Times New Roman" w:cs="Times New Roman"/>
        </w:rPr>
        <w:t>this study</w:t>
      </w:r>
      <w:r w:rsidRPr="00AD65A9">
        <w:rPr>
          <w:rFonts w:ascii="Times New Roman" w:hAnsi="Times New Roman" w:cs="Times New Roman"/>
        </w:rPr>
        <w:t xml:space="preserve"> </w:t>
      </w:r>
      <w:r w:rsidR="00AB3C9C" w:rsidRPr="00AD65A9">
        <w:rPr>
          <w:rFonts w:ascii="Times New Roman" w:hAnsi="Times New Roman" w:cs="Times New Roman"/>
        </w:rPr>
        <w:t>applies</w:t>
      </w:r>
      <w:r w:rsidRPr="00AD65A9">
        <w:rPr>
          <w:rFonts w:ascii="Times New Roman" w:hAnsi="Times New Roman" w:cs="Times New Roman"/>
        </w:rPr>
        <w:t xml:space="preserve"> modern microeconometric techniques to derive rigorous evidence and establish causality, specifically using a DiD approach. The results show a </w:t>
      </w:r>
      <w:r w:rsidR="0020172D" w:rsidRPr="00AD65A9">
        <w:rPr>
          <w:rFonts w:ascii="Times New Roman" w:hAnsi="Times New Roman" w:cs="Times New Roman"/>
        </w:rPr>
        <w:t xml:space="preserve">50% </w:t>
      </w:r>
      <w:r w:rsidRPr="00AD65A9">
        <w:rPr>
          <w:rFonts w:ascii="Times New Roman" w:hAnsi="Times New Roman" w:cs="Times New Roman"/>
        </w:rPr>
        <w:t xml:space="preserve">decrease in the probability of occupation, signaling a delay in access to the labor market. Besides, the study also </w:t>
      </w:r>
      <w:r w:rsidR="006E2C0C" w:rsidRPr="00AD65A9">
        <w:rPr>
          <w:rFonts w:ascii="Times New Roman" w:hAnsi="Times New Roman" w:cs="Times New Roman"/>
        </w:rPr>
        <w:t>finds</w:t>
      </w:r>
      <w:r w:rsidRPr="00AD65A9">
        <w:rPr>
          <w:rFonts w:ascii="Times New Roman" w:hAnsi="Times New Roman" w:cs="Times New Roman"/>
        </w:rPr>
        <w:t xml:space="preserve"> patterns suggesting lower earnings</w:t>
      </w:r>
      <w:r w:rsidR="006E2C0C" w:rsidRPr="00AD65A9">
        <w:rPr>
          <w:rFonts w:ascii="Times New Roman" w:hAnsi="Times New Roman" w:cs="Times New Roman"/>
        </w:rPr>
        <w:t xml:space="preserve">, </w:t>
      </w:r>
      <w:r w:rsidRPr="00AD65A9">
        <w:rPr>
          <w:rFonts w:ascii="Times New Roman" w:hAnsi="Times New Roman" w:cs="Times New Roman"/>
        </w:rPr>
        <w:t>which highlights the need for further research to inform policy</w:t>
      </w:r>
      <w:r>
        <w:rPr>
          <w:rFonts w:ascii="Times New Roman" w:hAnsi="Times New Roman" w:cs="Times New Roman"/>
        </w:rPr>
        <w:t xml:space="preserve"> development.  </w:t>
      </w:r>
    </w:p>
    <w:p w14:paraId="5B154B2D" w14:textId="77777777" w:rsidR="002A7270" w:rsidRDefault="00A25B08">
      <w:pPr>
        <w:jc w:val="both"/>
        <w:rPr>
          <w:rFonts w:ascii="Times New Roman" w:hAnsi="Times New Roman" w:cs="Times New Roman"/>
        </w:rPr>
      </w:pPr>
      <w:r>
        <w:rPr>
          <w:rFonts w:ascii="Times New Roman" w:hAnsi="Times New Roman" w:cs="Times New Roman"/>
          <w:b/>
          <w:bCs/>
        </w:rPr>
        <w:t xml:space="preserve">Keywords: </w:t>
      </w:r>
      <w:r>
        <w:rPr>
          <w:rFonts w:ascii="Times New Roman" w:hAnsi="Times New Roman" w:cs="Times New Roman"/>
        </w:rPr>
        <w:t xml:space="preserve">COVID-19 pandemic, Guatemala, human capital, education, youth, labor market, differences-in-differences. </w:t>
      </w:r>
    </w:p>
    <w:p w14:paraId="5B154B2E" w14:textId="77777777" w:rsidR="002A7270" w:rsidRDefault="002A7270">
      <w:pPr>
        <w:spacing w:after="0"/>
        <w:jc w:val="both"/>
        <w:rPr>
          <w:rFonts w:ascii="Times New Roman" w:hAnsi="Times New Roman" w:cs="Times New Roman"/>
          <w:b/>
          <w:bCs/>
        </w:rPr>
      </w:pPr>
    </w:p>
    <w:p w14:paraId="5B154B2F" w14:textId="77777777" w:rsidR="002A7270" w:rsidRDefault="00A25B08">
      <w:pPr>
        <w:spacing w:after="0"/>
        <w:jc w:val="both"/>
        <w:rPr>
          <w:rFonts w:ascii="Times New Roman" w:hAnsi="Times New Roman" w:cs="Times New Roman"/>
          <w:b/>
          <w:bCs/>
          <w:lang w:val="es-ES"/>
        </w:rPr>
      </w:pPr>
      <w:r>
        <w:rPr>
          <w:rFonts w:ascii="Times New Roman" w:hAnsi="Times New Roman" w:cs="Times New Roman"/>
          <w:b/>
          <w:bCs/>
          <w:lang w:val="es-ES"/>
        </w:rPr>
        <w:t>Resumen:</w:t>
      </w:r>
    </w:p>
    <w:p w14:paraId="5B154B30" w14:textId="7B73BA6F" w:rsidR="002A7270" w:rsidRDefault="00A25B08">
      <w:pPr>
        <w:jc w:val="both"/>
        <w:rPr>
          <w:rFonts w:ascii="Times New Roman" w:hAnsi="Times New Roman" w:cs="Times New Roman"/>
          <w:lang w:val="es-ES"/>
        </w:rPr>
      </w:pPr>
      <w:r>
        <w:rPr>
          <w:rFonts w:ascii="Times New Roman" w:hAnsi="Times New Roman" w:cs="Times New Roman"/>
          <w:lang w:val="es-ES"/>
        </w:rPr>
        <w:t xml:space="preserve">Han transcurrido cinco años desde que la pandemia de COVID-19 generó un shock inesperado a nivel mundial. Este no solo implicó una crisis de salud pública, sino que sus efectos trascendieron a problemas económicos y sociales. Los jóvenes fueron uno de los grupos más vulnerables durante este periodo, especialmente por los retrasos educativos ocasionados por el cierre de escuelas y la compleja transición hacia la educación a distancia, que en muchos casos ocurrió sin los recursos necesarios para recibirla adecuadamente. La presente investigación busca determinar si existió un impacto negativo en los resultados laborales de la cohorte que cursó su último año de diversificado en Guatemala durante la pandemia. Para ello, se emplearon técnicas modernas de microeconometría aplicada que permiten obtener evidencia rigurosa y establecer causalidad; en específico, se utilizó un modelo DiD. Los resultados muestran una disminución </w:t>
      </w:r>
      <w:r w:rsidR="00D61E66">
        <w:rPr>
          <w:rFonts w:ascii="Times New Roman" w:hAnsi="Times New Roman" w:cs="Times New Roman"/>
          <w:lang w:val="es-ES"/>
        </w:rPr>
        <w:t xml:space="preserve">del 50% </w:t>
      </w:r>
      <w:r>
        <w:rPr>
          <w:rFonts w:ascii="Times New Roman" w:hAnsi="Times New Roman" w:cs="Times New Roman"/>
          <w:lang w:val="es-ES"/>
        </w:rPr>
        <w:t>en la probabilidad de ocupación, lo cual señala un retraso en la entrada al mercado laboral. Asimismo, se identifican patrones que sugieren menores ingresos, subrayando la necesidad de generar más investigación al respecto para orientar el diseño de políticas públicas adecuadas</w:t>
      </w:r>
      <w:r>
        <w:rPr>
          <w:rFonts w:ascii="Times New Roman" w:hAnsi="Times New Roman" w:cs="Times New Roman"/>
          <w:lang w:val="es-GT"/>
        </w:rPr>
        <w:t xml:space="preserve"> a </w:t>
      </w:r>
      <w:r w:rsidR="002A0484">
        <w:rPr>
          <w:rFonts w:ascii="Times New Roman" w:hAnsi="Times New Roman" w:cs="Times New Roman"/>
          <w:lang w:val="es-GT"/>
        </w:rPr>
        <w:t xml:space="preserve">contrarrestar </w:t>
      </w:r>
      <w:r w:rsidR="00E41BBB">
        <w:rPr>
          <w:rFonts w:ascii="Times New Roman" w:hAnsi="Times New Roman" w:cs="Times New Roman"/>
          <w:lang w:val="es-GT"/>
        </w:rPr>
        <w:t>los impactos y minimizar brechas entre cohortes</w:t>
      </w:r>
      <w:r w:rsidR="002A0484">
        <w:rPr>
          <w:rFonts w:ascii="Times New Roman" w:hAnsi="Times New Roman" w:cs="Times New Roman"/>
          <w:lang w:val="es-GT"/>
        </w:rPr>
        <w:t>.</w:t>
      </w:r>
    </w:p>
    <w:p w14:paraId="5B154B31" w14:textId="77777777" w:rsidR="002A7270" w:rsidRDefault="00A25B08">
      <w:pPr>
        <w:jc w:val="both"/>
        <w:rPr>
          <w:rFonts w:ascii="Times New Roman" w:hAnsi="Times New Roman" w:cs="Times New Roman"/>
          <w:lang w:val="es-ES"/>
        </w:rPr>
      </w:pPr>
      <w:r>
        <w:rPr>
          <w:rFonts w:ascii="Times New Roman" w:hAnsi="Times New Roman" w:cs="Times New Roman"/>
          <w:b/>
          <w:bCs/>
          <w:lang w:val="es-ES"/>
        </w:rPr>
        <w:t xml:space="preserve">Palabras clave: </w:t>
      </w:r>
      <w:r>
        <w:rPr>
          <w:rFonts w:ascii="Times New Roman" w:hAnsi="Times New Roman" w:cs="Times New Roman"/>
          <w:lang w:val="es-ES"/>
        </w:rPr>
        <w:t xml:space="preserve">Pandemia de COVID-19, Guatemala, capital humano, educación, jóvenes, mercado laboral, diferencias-en-diferencias.  </w:t>
      </w:r>
      <w:r>
        <w:rPr>
          <w:rFonts w:ascii="Times New Roman" w:hAnsi="Times New Roman" w:cs="Times New Roman"/>
          <w:b/>
          <w:bCs/>
          <w:lang w:val="es-ES"/>
        </w:rPr>
        <w:br w:type="page"/>
      </w:r>
    </w:p>
    <w:p w14:paraId="5B154B32" w14:textId="77777777" w:rsidR="002A7270" w:rsidRDefault="00A25B08">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5B154B33" w14:textId="657B265C" w:rsidR="002A7270" w:rsidRPr="00AD65A9" w:rsidRDefault="00A25B08">
      <w:pPr>
        <w:jc w:val="both"/>
        <w:rPr>
          <w:rFonts w:ascii="Times New Roman" w:hAnsi="Times New Roman" w:cs="Times New Roman"/>
        </w:rPr>
      </w:pPr>
      <w:r>
        <w:rPr>
          <w:rFonts w:ascii="Times New Roman" w:hAnsi="Times New Roman" w:cs="Times New Roman"/>
        </w:rPr>
        <w:t xml:space="preserve">Education is an important topic for all people and in all societies, allowing children to achieve positive impacts on their social relationships, political participation, self-esteem, health, and understanding of the world. </w:t>
      </w:r>
      <w:r w:rsidRPr="00AD65A9">
        <w:rPr>
          <w:rFonts w:ascii="Times New Roman" w:hAnsi="Times New Roman" w:cs="Times New Roman"/>
        </w:rPr>
        <w:t xml:space="preserve">But its benefits are not limited only to societal </w:t>
      </w:r>
      <w:r w:rsidR="00032A5E" w:rsidRPr="00AD65A9">
        <w:rPr>
          <w:rFonts w:ascii="Times New Roman" w:hAnsi="Times New Roman" w:cs="Times New Roman"/>
        </w:rPr>
        <w:t>dimensions</w:t>
      </w:r>
      <w:r w:rsidR="006B4647" w:rsidRPr="00AD65A9">
        <w:rPr>
          <w:rFonts w:ascii="Times New Roman" w:hAnsi="Times New Roman" w:cs="Times New Roman"/>
        </w:rPr>
        <w:t xml:space="preserve">; </w:t>
      </w:r>
      <w:r w:rsidRPr="00AD65A9">
        <w:rPr>
          <w:rFonts w:ascii="Times New Roman" w:hAnsi="Times New Roman" w:cs="Times New Roman"/>
        </w:rPr>
        <w:t>indeed, the connection between education and economic outcomes has been of strong interest to economists, forming the foundation of Human Capital Theory.</w:t>
      </w:r>
    </w:p>
    <w:p w14:paraId="5B154B34" w14:textId="77777777" w:rsidR="002A7270" w:rsidRDefault="00A25B08">
      <w:pPr>
        <w:jc w:val="both"/>
        <w:rPr>
          <w:rFonts w:ascii="Times New Roman" w:hAnsi="Times New Roman" w:cs="Times New Roman"/>
        </w:rPr>
      </w:pPr>
      <w:r w:rsidRPr="00AD65A9">
        <w:rPr>
          <w:rFonts w:ascii="Times New Roman" w:hAnsi="Times New Roman" w:cs="Times New Roman"/>
        </w:rPr>
        <w:t>Mincer (1958) argued that the oldest theory in the field might have been the one relating the distribution of income to the distribution of “ability” among the population. Perhaps, this view on the “innate ability” of people determining their potential future earnings was still too abstract and somewhat ambiguous, as it implies that how well you are going to do in life is not under personal control but rather a matter of chance, depending on whether you were born more or less able. Becker (1962) added another perspective, indicating</w:t>
      </w:r>
      <w:r>
        <w:rPr>
          <w:rFonts w:ascii="Times New Roman" w:hAnsi="Times New Roman" w:cs="Times New Roman"/>
        </w:rPr>
        <w:t xml:space="preserve"> that all activities dedicated to introducing knowledge and skills in people are ways to gain human capital. Ben-Porath (1967) later backed this, arguing that human capital cannot simply be acquired, but that the individual must actively participate in creating it. Examples they provided of ways of gaining human capital include schooling, job training, medical care, and immunization.</w:t>
      </w:r>
    </w:p>
    <w:p w14:paraId="5B154B35" w14:textId="77777777" w:rsidR="002A7270" w:rsidRDefault="00A25B08">
      <w:pPr>
        <w:jc w:val="both"/>
        <w:rPr>
          <w:rFonts w:ascii="Times New Roman" w:hAnsi="Times New Roman" w:cs="Times New Roman"/>
        </w:rPr>
      </w:pPr>
      <w:r>
        <w:rPr>
          <w:rFonts w:ascii="Times New Roman" w:hAnsi="Times New Roman" w:cs="Times New Roman"/>
        </w:rPr>
        <w:t>The models of economic growth developed from the mid-twentieth century and onward, under the lead of Solow, described some of the stylized facts of economic growth, including diminishing returns and the existence of a steady state that the economy would eventually reach. However, as Lucas (1988) pointed out, they failed to explain the differences in income across countries. Embedded in this question, he worked on an “Economic Development Theory,” whose principal argument was that not only physical capital accumulation was necessary to grow, but also human capital. He proposed that human capital impacted economic output by improving labor force productivity and also by a spillover effect that increased others’ human capital. However, the international movement of people with high human capital from poor to rich countries was a key factor behind persistent inequalities.</w:t>
      </w:r>
    </w:p>
    <w:p w14:paraId="5B154B36" w14:textId="77777777" w:rsidR="002A7270" w:rsidRPr="00AD65A9" w:rsidRDefault="00A25B08">
      <w:pPr>
        <w:jc w:val="both"/>
        <w:rPr>
          <w:rFonts w:ascii="Times New Roman" w:hAnsi="Times New Roman" w:cs="Times New Roman"/>
        </w:rPr>
      </w:pPr>
      <w:r>
        <w:rPr>
          <w:rFonts w:ascii="Times New Roman" w:hAnsi="Times New Roman" w:cs="Times New Roman"/>
        </w:rPr>
        <w:t xml:space="preserve">After his proposal, many others supported the idea of human capital as a determinant of economic growth and developed their own approaches. Romer (1990) claimed that human capital increases economic growth because it accelerates technological progress, as more educated people can conduct better research. Furthermore, Barro (1991) </w:t>
      </w:r>
      <w:r w:rsidRPr="00AD65A9">
        <w:rPr>
          <w:rFonts w:ascii="Times New Roman" w:hAnsi="Times New Roman" w:cs="Times New Roman"/>
        </w:rPr>
        <w:t>and later Mankiw, Romer, and Weil (1992) emphasized that higher human capital leads to lower fertility rates and higher saving rates.</w:t>
      </w:r>
    </w:p>
    <w:p w14:paraId="5B154B37" w14:textId="114417FD" w:rsidR="002A7270" w:rsidRDefault="00A25B08">
      <w:pPr>
        <w:jc w:val="both"/>
        <w:rPr>
          <w:rFonts w:ascii="Times New Roman" w:hAnsi="Times New Roman" w:cs="Times New Roman"/>
        </w:rPr>
      </w:pPr>
      <w:r w:rsidRPr="00AD65A9">
        <w:rPr>
          <w:rFonts w:ascii="Times New Roman" w:hAnsi="Times New Roman" w:cs="Times New Roman"/>
        </w:rPr>
        <w:t xml:space="preserve">Following this logic and looking at the data for Guatemala, one can find </w:t>
      </w:r>
      <w:r w:rsidR="00195C39" w:rsidRPr="00AD65A9">
        <w:rPr>
          <w:rFonts w:ascii="Times New Roman" w:hAnsi="Times New Roman" w:cs="Times New Roman"/>
        </w:rPr>
        <w:t xml:space="preserve">striking </w:t>
      </w:r>
      <w:r w:rsidRPr="00AD65A9">
        <w:rPr>
          <w:rFonts w:ascii="Times New Roman" w:hAnsi="Times New Roman" w:cs="Times New Roman"/>
        </w:rPr>
        <w:t>correlations between education and economic variables. Panel A in Figure</w:t>
      </w:r>
      <w:r>
        <w:rPr>
          <w:rFonts w:ascii="Times New Roman" w:hAnsi="Times New Roman" w:cs="Times New Roman"/>
        </w:rPr>
        <w:t xml:space="preserve"> 1 compares years of schooling with personal labor income, while Panel B presents the school enrollment rate against the GDP per capita of all the municipalities in the country.</w:t>
      </w:r>
    </w:p>
    <w:p w14:paraId="5B154B38" w14:textId="77777777" w:rsidR="002A7270" w:rsidRDefault="00A25B08">
      <w:pPr>
        <w:rPr>
          <w:rFonts w:ascii="Times New Roman" w:hAnsi="Times New Roman" w:cs="Times New Roman"/>
          <w:b/>
          <w:bCs/>
        </w:rPr>
      </w:pPr>
      <w:r>
        <w:rPr>
          <w:rFonts w:ascii="Times New Roman" w:hAnsi="Times New Roman" w:cs="Times New Roman"/>
          <w:b/>
          <w:bCs/>
        </w:rPr>
        <w:br w:type="page"/>
      </w:r>
    </w:p>
    <w:p w14:paraId="5B154B39" w14:textId="77777777" w:rsidR="002A7270" w:rsidRDefault="00A25B08">
      <w:pPr>
        <w:jc w:val="both"/>
        <w:rPr>
          <w:rFonts w:ascii="Times New Roman" w:hAnsi="Times New Roman" w:cs="Times New Roman"/>
        </w:rPr>
      </w:pPr>
      <w:r>
        <w:rPr>
          <w:rFonts w:ascii="Times New Roman" w:hAnsi="Times New Roman" w:cs="Times New Roman"/>
          <w:b/>
          <w:bCs/>
        </w:rPr>
        <w:lastRenderedPageBreak/>
        <w:t xml:space="preserve">Figure 1. </w:t>
      </w:r>
      <w:r>
        <w:rPr>
          <w:rFonts w:ascii="Times New Roman" w:hAnsi="Times New Roman" w:cs="Times New Roman"/>
        </w:rPr>
        <w:t>Correlation between education and income in Guatemala</w:t>
      </w:r>
    </w:p>
    <w:p w14:paraId="5B154B3A" w14:textId="2D1734AF" w:rsidR="002A7270" w:rsidRDefault="00A25B08">
      <w:pPr>
        <w:ind w:left="360"/>
        <w:jc w:val="both"/>
        <w:rPr>
          <w:rFonts w:ascii="Times New Roman" w:hAnsi="Times New Roman" w:cs="Times New Roman"/>
        </w:rPr>
      </w:pPr>
      <w:r>
        <w:rPr>
          <w:rFonts w:ascii="Times New Roman" w:hAnsi="Times New Roman" w:cs="Times New Roman"/>
          <w:noProof/>
        </w:rPr>
        <w:drawing>
          <wp:inline distT="0" distB="0" distL="0" distR="0" wp14:anchorId="5B154BF3" wp14:editId="581F5F16">
            <wp:extent cx="5771626" cy="2885813"/>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84478" cy="2892239"/>
                    </a:xfrm>
                    <a:prstGeom prst="rect">
                      <a:avLst/>
                    </a:prstGeom>
                  </pic:spPr>
                </pic:pic>
              </a:graphicData>
            </a:graphic>
          </wp:inline>
        </w:drawing>
      </w:r>
      <w:r>
        <w:rPr>
          <w:rFonts w:ascii="Times New Roman" w:hAnsi="Times New Roman" w:cs="Times New Roman"/>
        </w:rPr>
        <w:t xml:space="preserve">  </w:t>
      </w:r>
    </w:p>
    <w:p w14:paraId="5B154B3B" w14:textId="40A4C1D2" w:rsidR="002A7270" w:rsidRPr="00CA2C3A" w:rsidRDefault="00A25B08">
      <w:pPr>
        <w:jc w:val="both"/>
        <w:rPr>
          <w:rFonts w:ascii="Times New Roman" w:hAnsi="Times New Roman" w:cs="Times New Roman"/>
          <w:sz w:val="20"/>
          <w:szCs w:val="20"/>
        </w:rPr>
      </w:pPr>
      <w:r>
        <w:rPr>
          <w:rFonts w:ascii="Times New Roman" w:hAnsi="Times New Roman" w:cs="Times New Roman"/>
          <w:sz w:val="20"/>
          <w:szCs w:val="20"/>
        </w:rPr>
        <w:t>Source: Author’s work, using data from the National Employment and Income Survey 2024 (INE, 2025) and the Local Competitiveness Index 2024</w:t>
      </w:r>
      <w:r w:rsidR="0010251D">
        <w:rPr>
          <w:rStyle w:val="FootnoteReference"/>
          <w:rFonts w:ascii="Times New Roman" w:hAnsi="Times New Roman" w:cs="Times New Roman"/>
          <w:sz w:val="20"/>
          <w:szCs w:val="20"/>
        </w:rPr>
        <w:footnoteReference w:id="1"/>
      </w:r>
      <w:r>
        <w:rPr>
          <w:rFonts w:ascii="Times New Roman" w:hAnsi="Times New Roman" w:cs="Times New Roman"/>
          <w:sz w:val="20"/>
          <w:szCs w:val="20"/>
        </w:rPr>
        <w:t xml:space="preserve"> (FUNDESA, 2025).</w:t>
      </w:r>
      <w:r w:rsidRPr="00CA2C3A">
        <w:rPr>
          <w:rFonts w:ascii="Times New Roman" w:hAnsi="Times New Roman" w:cs="Times New Roman"/>
          <w:sz w:val="20"/>
          <w:szCs w:val="20"/>
        </w:rPr>
        <w:t xml:space="preserve"> </w:t>
      </w:r>
      <w:r w:rsidR="00FB027F" w:rsidRPr="00AD65A9">
        <w:rPr>
          <w:rFonts w:ascii="Times New Roman" w:hAnsi="Times New Roman" w:cs="Times New Roman"/>
          <w:sz w:val="20"/>
          <w:szCs w:val="20"/>
        </w:rPr>
        <w:t xml:space="preserve">Labor income is measured as </w:t>
      </w:r>
      <w:r w:rsidR="00D7284B" w:rsidRPr="00AD65A9">
        <w:rPr>
          <w:rFonts w:ascii="Times New Roman" w:hAnsi="Times New Roman" w:cs="Times New Roman"/>
          <w:sz w:val="20"/>
          <w:szCs w:val="20"/>
        </w:rPr>
        <w:t xml:space="preserve">the sum of wages, </w:t>
      </w:r>
      <w:r w:rsidR="0096226A" w:rsidRPr="00AD65A9">
        <w:rPr>
          <w:rFonts w:ascii="Times New Roman" w:hAnsi="Times New Roman" w:cs="Times New Roman"/>
          <w:sz w:val="20"/>
          <w:szCs w:val="20"/>
        </w:rPr>
        <w:t xml:space="preserve">overtime compensation, commissions, </w:t>
      </w:r>
      <w:r w:rsidR="00AE57E3" w:rsidRPr="00AD65A9">
        <w:rPr>
          <w:rFonts w:ascii="Times New Roman" w:hAnsi="Times New Roman" w:cs="Times New Roman"/>
          <w:sz w:val="20"/>
          <w:szCs w:val="20"/>
        </w:rPr>
        <w:t>travel allowances, and bonuses earned from the primary occupation</w:t>
      </w:r>
      <w:r w:rsidR="0010251D" w:rsidRPr="00AD65A9">
        <w:rPr>
          <w:rFonts w:ascii="Times New Roman" w:hAnsi="Times New Roman" w:cs="Times New Roman"/>
          <w:sz w:val="20"/>
          <w:szCs w:val="20"/>
        </w:rPr>
        <w:t>.</w:t>
      </w:r>
      <w:r w:rsidR="00595E50">
        <w:rPr>
          <w:rFonts w:ascii="Times New Roman" w:hAnsi="Times New Roman" w:cs="Times New Roman"/>
          <w:sz w:val="20"/>
          <w:szCs w:val="20"/>
        </w:rPr>
        <w:t xml:space="preserve"> </w:t>
      </w:r>
      <w:r w:rsidR="00AE57E3">
        <w:rPr>
          <w:rFonts w:ascii="Times New Roman" w:hAnsi="Times New Roman" w:cs="Times New Roman"/>
          <w:sz w:val="20"/>
          <w:szCs w:val="20"/>
        </w:rPr>
        <w:t xml:space="preserve"> </w:t>
      </w:r>
    </w:p>
    <w:p w14:paraId="5B154B3C" w14:textId="77777777" w:rsidR="002A7270" w:rsidRDefault="002A7270">
      <w:pPr>
        <w:ind w:left="360"/>
        <w:jc w:val="both"/>
        <w:rPr>
          <w:rFonts w:ascii="Times New Roman" w:hAnsi="Times New Roman" w:cs="Times New Roman"/>
          <w:sz w:val="20"/>
          <w:szCs w:val="20"/>
        </w:rPr>
      </w:pPr>
    </w:p>
    <w:p w14:paraId="5B154B3D" w14:textId="77777777" w:rsidR="002A7270" w:rsidRDefault="00A25B08">
      <w:pPr>
        <w:jc w:val="both"/>
        <w:rPr>
          <w:rFonts w:ascii="Times New Roman" w:hAnsi="Times New Roman" w:cs="Times New Roman"/>
        </w:rPr>
      </w:pPr>
      <w:r>
        <w:rPr>
          <w:rFonts w:ascii="Times New Roman" w:hAnsi="Times New Roman" w:cs="Times New Roman"/>
          <w:b/>
          <w:bCs/>
        </w:rPr>
        <w:t xml:space="preserve">Table 1. </w:t>
      </w:r>
      <w:r>
        <w:rPr>
          <w:rFonts w:ascii="Times New Roman" w:hAnsi="Times New Roman" w:cs="Times New Roman"/>
        </w:rPr>
        <w:t>Correlation between education and income in Guatemala</w:t>
      </w:r>
    </w:p>
    <w:p w14:paraId="5B154B3E" w14:textId="77777777" w:rsidR="002A7270" w:rsidRDefault="00A25B08">
      <w:pPr>
        <w:ind w:left="36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B154BF7" wp14:editId="7FFE4A2B">
            <wp:extent cx="3884103" cy="2437667"/>
            <wp:effectExtent l="0" t="0" r="2540" b="1270"/>
            <wp:docPr id="88538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8003" name="Picture 2"/>
                    <pic:cNvPicPr>
                      <a:picLocks noChangeAspect="1"/>
                    </pic:cNvPicPr>
                  </pic:nvPicPr>
                  <pic:blipFill rotWithShape="1">
                    <a:blip r:embed="rId9">
                      <a:extLst>
                        <a:ext uri="{28A0092B-C50C-407E-A947-70E740481C1C}">
                          <a14:useLocalDpi xmlns:a14="http://schemas.microsoft.com/office/drawing/2010/main" val="0"/>
                        </a:ext>
                      </a:extLst>
                    </a:blip>
                    <a:srcRect r="33159" b="44067"/>
                    <a:stretch>
                      <a:fillRect/>
                    </a:stretch>
                  </pic:blipFill>
                  <pic:spPr bwMode="auto">
                    <a:xfrm>
                      <a:off x="0" y="0"/>
                      <a:ext cx="3918790" cy="2459437"/>
                    </a:xfrm>
                    <a:prstGeom prst="rect">
                      <a:avLst/>
                    </a:prstGeom>
                    <a:ln>
                      <a:noFill/>
                    </a:ln>
                    <a:extLst>
                      <a:ext uri="{53640926-AAD7-44D8-BBD7-CCE9431645EC}">
                        <a14:shadowObscured xmlns:a14="http://schemas.microsoft.com/office/drawing/2010/main"/>
                      </a:ext>
                    </a:extLst>
                  </pic:spPr>
                </pic:pic>
              </a:graphicData>
            </a:graphic>
          </wp:inline>
        </w:drawing>
      </w:r>
    </w:p>
    <w:p w14:paraId="5B154B40" w14:textId="1A5B4781" w:rsidR="002A7270" w:rsidRPr="00794974" w:rsidRDefault="00A25B08" w:rsidP="00794974">
      <w:pPr>
        <w:jc w:val="both"/>
        <w:rPr>
          <w:rFonts w:ascii="Times New Roman" w:hAnsi="Times New Roman" w:cs="Times New Roman"/>
          <w:sz w:val="20"/>
          <w:szCs w:val="20"/>
        </w:rPr>
      </w:pPr>
      <w:r>
        <w:rPr>
          <w:rFonts w:ascii="Times New Roman" w:hAnsi="Times New Roman" w:cs="Times New Roman"/>
          <w:sz w:val="20"/>
          <w:szCs w:val="20"/>
        </w:rPr>
        <w:t>Source: Author’s calculations, using data from the National Employment and Income Survey 2024 (INE, 2025) and the Local Competitiveness Index 2024 (FUNDESA, 2025</w:t>
      </w:r>
      <w:r w:rsidRPr="00AD65A9">
        <w:rPr>
          <w:rFonts w:ascii="Times New Roman" w:hAnsi="Times New Roman" w:cs="Times New Roman"/>
          <w:sz w:val="20"/>
          <w:szCs w:val="20"/>
        </w:rPr>
        <w:t xml:space="preserve">). </w:t>
      </w:r>
      <w:r w:rsidR="00AF29F0" w:rsidRPr="00AD65A9">
        <w:rPr>
          <w:rFonts w:ascii="Times New Roman" w:hAnsi="Times New Roman" w:cs="Times New Roman"/>
          <w:sz w:val="20"/>
          <w:szCs w:val="20"/>
        </w:rPr>
        <w:t>Labor income</w:t>
      </w:r>
      <w:r w:rsidR="0010251D" w:rsidRPr="00AD65A9">
        <w:rPr>
          <w:rFonts w:ascii="Times New Roman" w:hAnsi="Times New Roman" w:cs="Times New Roman"/>
          <w:sz w:val="20"/>
          <w:szCs w:val="20"/>
        </w:rPr>
        <w:t xml:space="preserve"> is</w:t>
      </w:r>
      <w:r w:rsidR="00AF29F0" w:rsidRPr="00AD65A9">
        <w:rPr>
          <w:rFonts w:ascii="Times New Roman" w:hAnsi="Times New Roman" w:cs="Times New Roman"/>
          <w:sz w:val="20"/>
          <w:szCs w:val="20"/>
        </w:rPr>
        <w:t xml:space="preserve"> measured as</w:t>
      </w:r>
      <w:r w:rsidR="000328BB" w:rsidRPr="00AD65A9">
        <w:rPr>
          <w:rFonts w:ascii="Times New Roman" w:hAnsi="Times New Roman" w:cs="Times New Roman"/>
          <w:sz w:val="20"/>
          <w:szCs w:val="20"/>
        </w:rPr>
        <w:t xml:space="preserve"> in</w:t>
      </w:r>
      <w:r w:rsidR="00AF29F0" w:rsidRPr="00AD65A9">
        <w:rPr>
          <w:rFonts w:ascii="Times New Roman" w:hAnsi="Times New Roman" w:cs="Times New Roman"/>
          <w:sz w:val="20"/>
          <w:szCs w:val="20"/>
        </w:rPr>
        <w:t xml:space="preserve"> </w:t>
      </w:r>
      <w:r w:rsidR="000328BB" w:rsidRPr="00AD65A9">
        <w:rPr>
          <w:rFonts w:ascii="Times New Roman" w:hAnsi="Times New Roman" w:cs="Times New Roman"/>
          <w:sz w:val="20"/>
          <w:szCs w:val="20"/>
        </w:rPr>
        <w:t xml:space="preserve">the </w:t>
      </w:r>
      <w:r w:rsidR="00AF29F0" w:rsidRPr="00AD65A9">
        <w:rPr>
          <w:rFonts w:ascii="Times New Roman" w:hAnsi="Times New Roman" w:cs="Times New Roman"/>
          <w:sz w:val="20"/>
          <w:szCs w:val="20"/>
        </w:rPr>
        <w:t>grap</w:t>
      </w:r>
      <w:r w:rsidR="000328BB" w:rsidRPr="00AD65A9">
        <w:rPr>
          <w:rFonts w:ascii="Times New Roman" w:hAnsi="Times New Roman" w:cs="Times New Roman"/>
          <w:sz w:val="20"/>
          <w:szCs w:val="20"/>
        </w:rPr>
        <w:t>h above</w:t>
      </w:r>
      <w:r w:rsidR="00AF29F0" w:rsidRPr="00AD65A9">
        <w:rPr>
          <w:rFonts w:ascii="Times New Roman" w:hAnsi="Times New Roman" w:cs="Times New Roman"/>
          <w:sz w:val="20"/>
          <w:szCs w:val="20"/>
        </w:rPr>
        <w:t xml:space="preserve">. </w:t>
      </w:r>
      <w:r w:rsidRPr="00AD65A9">
        <w:rPr>
          <w:rFonts w:ascii="Times New Roman" w:hAnsi="Times New Roman" w:cs="Times New Roman"/>
          <w:sz w:val="20"/>
          <w:szCs w:val="20"/>
        </w:rPr>
        <w:t>Table created using the Stargazer R package (Hlavac, 2022).</w:t>
      </w:r>
    </w:p>
    <w:p w14:paraId="5B154B41" w14:textId="77777777" w:rsidR="002A7270" w:rsidRPr="00AD65A9" w:rsidRDefault="00A25B08">
      <w:pPr>
        <w:jc w:val="both"/>
        <w:rPr>
          <w:rFonts w:ascii="Times New Roman" w:hAnsi="Times New Roman" w:cs="Times New Roman"/>
        </w:rPr>
      </w:pPr>
      <w:r>
        <w:rPr>
          <w:rFonts w:ascii="Times New Roman" w:hAnsi="Times New Roman" w:cs="Times New Roman"/>
        </w:rPr>
        <w:lastRenderedPageBreak/>
        <w:t xml:space="preserve">Both plots showcase a positive association: each year of schooling is associated with 9.3% higher labor income on average, and a one-percentage-point increase in enrollment rate correlates with a 2.33% increase in the municipality's GDP per capita. According to Table 1, the two education </w:t>
      </w:r>
      <w:r w:rsidRPr="00AD65A9">
        <w:rPr>
          <w:rFonts w:ascii="Times New Roman" w:hAnsi="Times New Roman" w:cs="Times New Roman"/>
        </w:rPr>
        <w:t>variables can explain between 24% and 31% of income variance.</w:t>
      </w:r>
    </w:p>
    <w:p w14:paraId="5B154B42" w14:textId="3393E7D5" w:rsidR="002A7270" w:rsidRPr="00AD65A9" w:rsidRDefault="00A25B08">
      <w:pPr>
        <w:jc w:val="both"/>
        <w:rPr>
          <w:rFonts w:ascii="Times New Roman" w:hAnsi="Times New Roman" w:cs="Times New Roman"/>
        </w:rPr>
      </w:pPr>
      <w:r w:rsidRPr="00AD65A9">
        <w:rPr>
          <w:rFonts w:ascii="Times New Roman" w:hAnsi="Times New Roman" w:cs="Times New Roman"/>
        </w:rPr>
        <w:t>Moving to aggregated data, Figure 2 depicts the logarithmic growth rates of High</w:t>
      </w:r>
      <w:r w:rsidR="0036463C" w:rsidRPr="00AD65A9">
        <w:rPr>
          <w:rFonts w:ascii="Times New Roman" w:hAnsi="Times New Roman" w:cs="Times New Roman"/>
        </w:rPr>
        <w:t xml:space="preserve"> </w:t>
      </w:r>
      <w:r w:rsidRPr="00AD65A9">
        <w:rPr>
          <w:rFonts w:ascii="Times New Roman" w:hAnsi="Times New Roman" w:cs="Times New Roman"/>
        </w:rPr>
        <w:t xml:space="preserve">School enrollment and GDP for the period between 2001 and 2024, excluding 2013 and 2014 due to missing administrative data from the Ministry of Education for those years. At first, the relationship between the two variables is not entirely clear, but </w:t>
      </w:r>
      <w:r w:rsidR="00C75F74" w:rsidRPr="00AD65A9">
        <w:rPr>
          <w:rFonts w:ascii="Times New Roman" w:hAnsi="Times New Roman" w:cs="Times New Roman"/>
        </w:rPr>
        <w:t xml:space="preserve">some patterns </w:t>
      </w:r>
      <w:r w:rsidR="007C4580" w:rsidRPr="00AD65A9">
        <w:rPr>
          <w:rFonts w:ascii="Times New Roman" w:hAnsi="Times New Roman" w:cs="Times New Roman"/>
        </w:rPr>
        <w:t>can be observed over time</w:t>
      </w:r>
      <w:r w:rsidRPr="00AD65A9">
        <w:rPr>
          <w:rFonts w:ascii="Times New Roman" w:hAnsi="Times New Roman" w:cs="Times New Roman"/>
        </w:rPr>
        <w:t xml:space="preserve">. For example, the high school enrollment boost in 2004 </w:t>
      </w:r>
      <w:r w:rsidR="007C4580" w:rsidRPr="00AD65A9">
        <w:rPr>
          <w:rFonts w:ascii="Times New Roman" w:hAnsi="Times New Roman" w:cs="Times New Roman"/>
        </w:rPr>
        <w:t>coincides with</w:t>
      </w:r>
      <w:r w:rsidRPr="00AD65A9">
        <w:rPr>
          <w:rFonts w:ascii="Times New Roman" w:hAnsi="Times New Roman" w:cs="Times New Roman"/>
        </w:rPr>
        <w:t xml:space="preserve"> </w:t>
      </w:r>
      <w:r w:rsidR="007C4580" w:rsidRPr="00AD65A9">
        <w:rPr>
          <w:rFonts w:ascii="Times New Roman" w:hAnsi="Times New Roman" w:cs="Times New Roman"/>
        </w:rPr>
        <w:t>higher</w:t>
      </w:r>
      <w:r w:rsidRPr="00AD65A9">
        <w:rPr>
          <w:rFonts w:ascii="Times New Roman" w:hAnsi="Times New Roman" w:cs="Times New Roman"/>
        </w:rPr>
        <w:t xml:space="preserve"> GDP</w:t>
      </w:r>
      <w:r w:rsidR="007C4580" w:rsidRPr="00AD65A9">
        <w:rPr>
          <w:rFonts w:ascii="Times New Roman" w:hAnsi="Times New Roman" w:cs="Times New Roman"/>
        </w:rPr>
        <w:t xml:space="preserve"> growth</w:t>
      </w:r>
      <w:r w:rsidRPr="00AD65A9">
        <w:rPr>
          <w:rFonts w:ascii="Times New Roman" w:hAnsi="Times New Roman" w:cs="Times New Roman"/>
        </w:rPr>
        <w:t xml:space="preserve"> in 2006 and 2007</w:t>
      </w:r>
      <w:r w:rsidR="005A69E9" w:rsidRPr="00AD65A9">
        <w:rPr>
          <w:rFonts w:ascii="Times New Roman" w:hAnsi="Times New Roman" w:cs="Times New Roman"/>
        </w:rPr>
        <w:t xml:space="preserve">. Similarly, </w:t>
      </w:r>
      <w:r w:rsidRPr="00AD65A9">
        <w:rPr>
          <w:rFonts w:ascii="Times New Roman" w:hAnsi="Times New Roman" w:cs="Times New Roman"/>
        </w:rPr>
        <w:t xml:space="preserve"> </w:t>
      </w:r>
      <w:r w:rsidR="005A69E9" w:rsidRPr="00AD65A9">
        <w:rPr>
          <w:rFonts w:ascii="Times New Roman" w:hAnsi="Times New Roman" w:cs="Times New Roman"/>
        </w:rPr>
        <w:t>the</w:t>
      </w:r>
      <w:r w:rsidRPr="00AD65A9">
        <w:rPr>
          <w:rFonts w:ascii="Times New Roman" w:hAnsi="Times New Roman" w:cs="Times New Roman"/>
        </w:rPr>
        <w:t xml:space="preserve"> decline in</w:t>
      </w:r>
      <w:r w:rsidR="005A69E9" w:rsidRPr="00AD65A9">
        <w:rPr>
          <w:rFonts w:ascii="Times New Roman" w:hAnsi="Times New Roman" w:cs="Times New Roman"/>
        </w:rPr>
        <w:t xml:space="preserve"> enrollment in</w:t>
      </w:r>
      <w:r w:rsidRPr="00AD65A9">
        <w:rPr>
          <w:rFonts w:ascii="Times New Roman" w:hAnsi="Times New Roman" w:cs="Times New Roman"/>
        </w:rPr>
        <w:t xml:space="preserve"> 2010</w:t>
      </w:r>
      <w:r w:rsidR="005A69E9" w:rsidRPr="00AD65A9">
        <w:rPr>
          <w:rFonts w:ascii="Times New Roman" w:hAnsi="Times New Roman" w:cs="Times New Roman"/>
        </w:rPr>
        <w:t xml:space="preserve"> aligns with a GDP slowdown </w:t>
      </w:r>
      <w:r w:rsidRPr="00AD65A9">
        <w:rPr>
          <w:rFonts w:ascii="Times New Roman" w:hAnsi="Times New Roman" w:cs="Times New Roman"/>
        </w:rPr>
        <w:t>in 2012</w:t>
      </w:r>
      <w:r w:rsidR="0037016F" w:rsidRPr="00AD65A9">
        <w:rPr>
          <w:rFonts w:ascii="Times New Roman" w:hAnsi="Times New Roman" w:cs="Times New Roman"/>
        </w:rPr>
        <w:t>,</w:t>
      </w:r>
      <w:r w:rsidRPr="00AD65A9">
        <w:rPr>
          <w:rFonts w:ascii="Times New Roman" w:hAnsi="Times New Roman" w:cs="Times New Roman"/>
        </w:rPr>
        <w:t xml:space="preserve"> and </w:t>
      </w:r>
      <w:r w:rsidR="005A69E9" w:rsidRPr="00AD65A9">
        <w:rPr>
          <w:rFonts w:ascii="Times New Roman" w:hAnsi="Times New Roman" w:cs="Times New Roman"/>
        </w:rPr>
        <w:t>an upward trend in enrollment in 2016 seems to accompany an increase in GDP in 2017</w:t>
      </w:r>
      <w:r w:rsidRPr="00AD65A9">
        <w:rPr>
          <w:rFonts w:ascii="Times New Roman" w:hAnsi="Times New Roman" w:cs="Times New Roman"/>
        </w:rPr>
        <w:t>.</w:t>
      </w:r>
      <w:ins w:id="0" w:author="RODOLFO JOSE MERIDA OCHOA" w:date="2025-09-24T15:42:00Z">
        <w:r w:rsidRPr="00AD65A9">
          <w:rPr>
            <w:rFonts w:ascii="Times New Roman" w:hAnsi="Times New Roman" w:cs="Times New Roman"/>
          </w:rPr>
          <w:t xml:space="preserve">  </w:t>
        </w:r>
      </w:ins>
    </w:p>
    <w:p w14:paraId="5B154B43" w14:textId="22CBED09" w:rsidR="002A7270" w:rsidRPr="0052680A" w:rsidRDefault="00A25B08">
      <w:pPr>
        <w:jc w:val="both"/>
        <w:rPr>
          <w:rFonts w:ascii="Times New Roman" w:hAnsi="Times New Roman" w:cs="Times New Roman"/>
        </w:rPr>
      </w:pPr>
      <w:r w:rsidRPr="00AD65A9">
        <w:rPr>
          <w:rFonts w:ascii="Times New Roman" w:hAnsi="Times New Roman" w:cs="Times New Roman"/>
        </w:rPr>
        <w:t>Computing the OLS estimates in Table 2, it is possible to see that GDP correlates positively with High School enrollment</w:t>
      </w:r>
      <w:r>
        <w:rPr>
          <w:rFonts w:ascii="Times New Roman" w:hAnsi="Times New Roman" w:cs="Times New Roman"/>
        </w:rPr>
        <w:t xml:space="preserve">, but with a one-year lag. The goodness of fit is quite low, although this is understandable since economic growth is explained by multiple variables, as macroeconomic theory suggests (e.g., inflation, unemployment, savings, </w:t>
      </w:r>
      <w:r w:rsidRPr="00E24E0C">
        <w:rPr>
          <w:rFonts w:ascii="Times New Roman" w:hAnsi="Times New Roman" w:cs="Times New Roman"/>
        </w:rPr>
        <w:t xml:space="preserve">investment, </w:t>
      </w:r>
      <w:r>
        <w:rPr>
          <w:rFonts w:ascii="Times New Roman" w:hAnsi="Times New Roman" w:cs="Times New Roman"/>
        </w:rPr>
        <w:t xml:space="preserve">etc.). </w:t>
      </w:r>
      <w:r w:rsidR="00355331">
        <w:rPr>
          <w:rFonts w:ascii="Times New Roman" w:hAnsi="Times New Roman" w:cs="Times New Roman"/>
        </w:rPr>
        <w:t xml:space="preserve">Furthermore, </w:t>
      </w:r>
      <w:r w:rsidR="0052680A">
        <w:rPr>
          <w:rFonts w:ascii="Times New Roman" w:hAnsi="Times New Roman" w:cs="Times New Roman"/>
        </w:rPr>
        <w:t>the highest educational level attained by most people in</w:t>
      </w:r>
      <w:r w:rsidR="00206206">
        <w:rPr>
          <w:rFonts w:ascii="Times New Roman" w:hAnsi="Times New Roman" w:cs="Times New Roman"/>
        </w:rPr>
        <w:t xml:space="preserve"> Guatemala </w:t>
      </w:r>
      <w:r w:rsidR="0052680A">
        <w:rPr>
          <w:rFonts w:ascii="Times New Roman" w:hAnsi="Times New Roman" w:cs="Times New Roman"/>
        </w:rPr>
        <w:t>remains in elementary school.  Hence</w:t>
      </w:r>
      <w:r>
        <w:rPr>
          <w:rFonts w:ascii="Times New Roman" w:hAnsi="Times New Roman" w:cs="Times New Roman"/>
        </w:rPr>
        <w:t xml:space="preserve">, </w:t>
      </w:r>
      <w:r w:rsidR="0052680A">
        <w:rPr>
          <w:rFonts w:ascii="Times New Roman" w:hAnsi="Times New Roman" w:cs="Times New Roman"/>
        </w:rPr>
        <w:t>High School enrollment</w:t>
      </w:r>
      <w:r>
        <w:rPr>
          <w:rFonts w:ascii="Times New Roman" w:hAnsi="Times New Roman" w:cs="Times New Roman"/>
        </w:rPr>
        <w:t xml:space="preserve"> being able to explain around 15% of the variance is still an important observation, even if only descriptive. </w:t>
      </w:r>
      <w:ins w:id="1" w:author="RODOLFO JOSE MERIDA OCHOA" w:date="2025-09-24T15:44:00Z">
        <w:r w:rsidRPr="00E24E0C">
          <w:rPr>
            <w:rFonts w:ascii="Times New Roman" w:hAnsi="Times New Roman" w:cs="Times New Roman"/>
          </w:rPr>
          <w:t xml:space="preserve">  </w:t>
        </w:r>
      </w:ins>
    </w:p>
    <w:p w14:paraId="5B154B44" w14:textId="0E311E00" w:rsidR="002A7270" w:rsidRPr="0052680A" w:rsidRDefault="002A7270" w:rsidP="00794974">
      <w:pPr>
        <w:spacing w:after="0"/>
        <w:jc w:val="both"/>
        <w:rPr>
          <w:rFonts w:ascii="Times New Roman" w:hAnsi="Times New Roman" w:cs="Times New Roman"/>
        </w:rPr>
      </w:pPr>
    </w:p>
    <w:p w14:paraId="5B154B45" w14:textId="77777777" w:rsidR="002A7270" w:rsidRDefault="00A25B08">
      <w:pPr>
        <w:jc w:val="both"/>
        <w:rPr>
          <w:rFonts w:ascii="Times New Roman" w:hAnsi="Times New Roman" w:cs="Times New Roman"/>
        </w:rPr>
      </w:pPr>
      <w:r>
        <w:rPr>
          <w:rFonts w:ascii="Times New Roman" w:hAnsi="Times New Roman" w:cs="Times New Roman"/>
          <w:b/>
          <w:bCs/>
        </w:rPr>
        <w:t xml:space="preserve">Figure 2. </w:t>
      </w:r>
      <w:r>
        <w:rPr>
          <w:rFonts w:ascii="Times New Roman" w:hAnsi="Times New Roman" w:cs="Times New Roman"/>
        </w:rPr>
        <w:t>National High School enrolment v. GDP growth 2001-2024</w:t>
      </w:r>
    </w:p>
    <w:p w14:paraId="5B154B46" w14:textId="77777777" w:rsidR="002A7270" w:rsidRDefault="00A25B08">
      <w:pPr>
        <w:ind w:left="360"/>
        <w:jc w:val="both"/>
        <w:rPr>
          <w:rFonts w:ascii="Times New Roman" w:hAnsi="Times New Roman" w:cs="Times New Roman"/>
        </w:rPr>
      </w:pPr>
      <w:r>
        <w:rPr>
          <w:rFonts w:ascii="Times New Roman" w:hAnsi="Times New Roman" w:cs="Times New Roman"/>
          <w:noProof/>
        </w:rPr>
        <w:drawing>
          <wp:inline distT="0" distB="0" distL="0" distR="0" wp14:anchorId="5B154BF9" wp14:editId="5B154BFA">
            <wp:extent cx="5943600" cy="2971800"/>
            <wp:effectExtent l="0" t="0" r="0" b="0"/>
            <wp:docPr id="1077188759" name="Picture 3"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88759" name="Picture 3" descr="A graph on a black background&#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Pr>
          <w:rFonts w:ascii="Times New Roman" w:hAnsi="Times New Roman" w:cs="Times New Roman"/>
        </w:rPr>
        <w:t xml:space="preserve"> </w:t>
      </w:r>
    </w:p>
    <w:p w14:paraId="5B154B47" w14:textId="77777777" w:rsidR="002A7270" w:rsidRDefault="00A25B08">
      <w:pPr>
        <w:jc w:val="both"/>
        <w:rPr>
          <w:rFonts w:ascii="Times New Roman" w:hAnsi="Times New Roman" w:cs="Times New Roman"/>
          <w:sz w:val="20"/>
          <w:szCs w:val="20"/>
        </w:rPr>
      </w:pPr>
      <w:r>
        <w:rPr>
          <w:rFonts w:ascii="Times New Roman" w:hAnsi="Times New Roman" w:cs="Times New Roman"/>
          <w:sz w:val="20"/>
          <w:szCs w:val="20"/>
        </w:rPr>
        <w:t>Source: Author’s work, using data from the Ministry of Education (MINEDUC, 2025) and the Bank of Guatemala (BANGUAT, 2025).</w:t>
      </w:r>
    </w:p>
    <w:p w14:paraId="5B154B48" w14:textId="77777777" w:rsidR="002A7270" w:rsidRDefault="002A7270">
      <w:pPr>
        <w:ind w:left="360"/>
        <w:jc w:val="both"/>
        <w:rPr>
          <w:rFonts w:ascii="Times New Roman" w:hAnsi="Times New Roman" w:cs="Times New Roman"/>
          <w:sz w:val="20"/>
          <w:szCs w:val="20"/>
        </w:rPr>
      </w:pPr>
    </w:p>
    <w:p w14:paraId="5B154B49" w14:textId="77777777" w:rsidR="002A7270" w:rsidRDefault="00A25B08">
      <w:pPr>
        <w:jc w:val="both"/>
        <w:rPr>
          <w:rFonts w:ascii="Times New Roman" w:hAnsi="Times New Roman" w:cs="Times New Roman"/>
        </w:rPr>
      </w:pPr>
      <w:r>
        <w:rPr>
          <w:rFonts w:ascii="Times New Roman" w:hAnsi="Times New Roman" w:cs="Times New Roman"/>
          <w:b/>
          <w:bCs/>
        </w:rPr>
        <w:lastRenderedPageBreak/>
        <w:t xml:space="preserve">Table 2. </w:t>
      </w:r>
      <w:r>
        <w:rPr>
          <w:rFonts w:ascii="Times New Roman" w:hAnsi="Times New Roman" w:cs="Times New Roman"/>
        </w:rPr>
        <w:t>Correlation between National High School enrolment and GDP growth</w:t>
      </w:r>
    </w:p>
    <w:p w14:paraId="5B154B4A" w14:textId="77777777" w:rsidR="002A7270" w:rsidRDefault="00A25B08">
      <w:pPr>
        <w:ind w:left="36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B154BFB" wp14:editId="5B154BFC">
            <wp:extent cx="2194560" cy="2534920"/>
            <wp:effectExtent l="0" t="0" r="0" b="0"/>
            <wp:docPr id="969929229" name="Picture 4"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29229" name="Picture 4" descr="A white sheet with black text&#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194560" cy="2535207"/>
                    </a:xfrm>
                    <a:prstGeom prst="rect">
                      <a:avLst/>
                    </a:prstGeom>
                  </pic:spPr>
                </pic:pic>
              </a:graphicData>
            </a:graphic>
          </wp:inline>
        </w:drawing>
      </w:r>
    </w:p>
    <w:p w14:paraId="5B154B4B" w14:textId="77777777" w:rsidR="002A7270" w:rsidRDefault="00A25B08">
      <w:pPr>
        <w:jc w:val="both"/>
        <w:rPr>
          <w:rFonts w:ascii="Times New Roman" w:hAnsi="Times New Roman" w:cs="Times New Roman"/>
          <w:sz w:val="20"/>
          <w:szCs w:val="20"/>
        </w:rPr>
      </w:pPr>
      <w:r>
        <w:rPr>
          <w:rFonts w:ascii="Times New Roman" w:hAnsi="Times New Roman" w:cs="Times New Roman"/>
          <w:sz w:val="20"/>
          <w:szCs w:val="20"/>
        </w:rPr>
        <w:t>Source: Author’s calculations, using data from the Ministry of Education (MINEDUC, 2025) and the Bank of Guatemala (BANGUAT, 2025). Table created using the Stargazer R package (Hlavac, 2022).</w:t>
      </w:r>
    </w:p>
    <w:p w14:paraId="5B154B4C" w14:textId="77777777" w:rsidR="002A7270" w:rsidRDefault="002A7270">
      <w:pPr>
        <w:ind w:left="360"/>
        <w:rPr>
          <w:rFonts w:ascii="Times New Roman" w:hAnsi="Times New Roman" w:cs="Times New Roman"/>
          <w:b/>
          <w:bCs/>
          <w:sz w:val="28"/>
          <w:szCs w:val="28"/>
        </w:rPr>
      </w:pPr>
    </w:p>
    <w:p w14:paraId="5B154B4D" w14:textId="11ED37CF" w:rsidR="002A7270" w:rsidRPr="00AD65A9" w:rsidRDefault="00A25B08">
      <w:pPr>
        <w:jc w:val="both"/>
        <w:rPr>
          <w:rFonts w:ascii="Times New Roman" w:hAnsi="Times New Roman" w:cs="Times New Roman"/>
        </w:rPr>
      </w:pPr>
      <w:r>
        <w:rPr>
          <w:rFonts w:ascii="Times New Roman" w:hAnsi="Times New Roman" w:cs="Times New Roman"/>
        </w:rPr>
        <w:t xml:space="preserve">Given that the pandemic represented an interruption in schooling, as the government required schools to close and adapt to distance teaching methods, and considering the limited access to the internet or technological devices to receive quality classes online, human capital could not develop as it would have had the pandemic not happened. Since both theory and descriptive data suggest a relationship </w:t>
      </w:r>
      <w:r w:rsidRPr="00AD65A9">
        <w:rPr>
          <w:rFonts w:ascii="Times New Roman" w:hAnsi="Times New Roman" w:cs="Times New Roman"/>
        </w:rPr>
        <w:t xml:space="preserve">between human capital formation in terms of education and economic outcomes, it is important to ask: </w:t>
      </w:r>
      <w:r w:rsidRPr="00AD65A9">
        <w:rPr>
          <w:rFonts w:ascii="Times New Roman" w:hAnsi="Times New Roman" w:cs="Times New Roman"/>
          <w:i/>
          <w:iCs/>
        </w:rPr>
        <w:t xml:space="preserve">Did the pandemic </w:t>
      </w:r>
      <w:r w:rsidR="00DF1E06" w:rsidRPr="00AD65A9">
        <w:rPr>
          <w:rFonts w:ascii="Times New Roman" w:hAnsi="Times New Roman" w:cs="Times New Roman"/>
          <w:i/>
          <w:iCs/>
        </w:rPr>
        <w:t>generate adverse impacts on youth income and labor market outcomes</w:t>
      </w:r>
      <w:r w:rsidRPr="00AD65A9">
        <w:rPr>
          <w:rFonts w:ascii="Times New Roman" w:hAnsi="Times New Roman" w:cs="Times New Roman"/>
          <w:i/>
          <w:iCs/>
        </w:rPr>
        <w:t xml:space="preserve"> </w:t>
      </w:r>
      <w:r w:rsidR="00DF1E06" w:rsidRPr="00AD65A9">
        <w:rPr>
          <w:rFonts w:ascii="Times New Roman" w:hAnsi="Times New Roman" w:cs="Times New Roman"/>
          <w:i/>
          <w:iCs/>
        </w:rPr>
        <w:t>as a consequence of human capital loss? Moreover</w:t>
      </w:r>
      <w:r w:rsidRPr="00AD65A9">
        <w:rPr>
          <w:rFonts w:ascii="Times New Roman" w:hAnsi="Times New Roman" w:cs="Times New Roman"/>
          <w:i/>
          <w:iCs/>
        </w:rPr>
        <w:t xml:space="preserve">, </w:t>
      </w:r>
      <w:r w:rsidR="00DF1E06" w:rsidRPr="00AD65A9">
        <w:rPr>
          <w:rFonts w:ascii="Times New Roman" w:hAnsi="Times New Roman" w:cs="Times New Roman"/>
          <w:i/>
          <w:iCs/>
        </w:rPr>
        <w:t>were these</w:t>
      </w:r>
      <w:r w:rsidRPr="00AD65A9">
        <w:rPr>
          <w:rFonts w:ascii="Times New Roman" w:hAnsi="Times New Roman" w:cs="Times New Roman"/>
          <w:i/>
          <w:iCs/>
        </w:rPr>
        <w:t xml:space="preserve"> </w:t>
      </w:r>
      <w:r w:rsidR="00DF1E06" w:rsidRPr="00AD65A9">
        <w:rPr>
          <w:rFonts w:ascii="Times New Roman" w:hAnsi="Times New Roman" w:cs="Times New Roman"/>
          <w:i/>
          <w:iCs/>
        </w:rPr>
        <w:t>transitory or did they persist over time</w:t>
      </w:r>
      <w:r w:rsidRPr="00AD65A9">
        <w:rPr>
          <w:rFonts w:ascii="Times New Roman" w:hAnsi="Times New Roman" w:cs="Times New Roman"/>
          <w:i/>
          <w:iCs/>
        </w:rPr>
        <w:t>?</w:t>
      </w:r>
    </w:p>
    <w:p w14:paraId="5B154B4E" w14:textId="77777777" w:rsidR="002A7270" w:rsidRDefault="00A25B08">
      <w:pPr>
        <w:jc w:val="both"/>
        <w:rPr>
          <w:rFonts w:ascii="Times New Roman" w:hAnsi="Times New Roman" w:cs="Times New Roman"/>
        </w:rPr>
      </w:pPr>
      <w:r w:rsidRPr="00AD65A9">
        <w:rPr>
          <w:rFonts w:ascii="Times New Roman" w:hAnsi="Times New Roman" w:cs="Times New Roman"/>
        </w:rPr>
        <w:t>This paper aims</w:t>
      </w:r>
      <w:r>
        <w:rPr>
          <w:rFonts w:ascii="Times New Roman" w:hAnsi="Times New Roman" w:cs="Times New Roman"/>
        </w:rPr>
        <w:t xml:space="preserve"> to address these questions and derive rigorous estimators, contributing with a novel application of modern causal inference techniques to measure the pandemic’s impact on youth labor market outcomes in Guatemala. The structure of the work is as follows: Section 2 presents a brief literature review on empirical evidence supporting the impact of education on earnings, the impact of the pandemic on education outcomes, and the dynamics of labor markets in the region during the health crisis. Section 3 presents the data used and the identification strategy for obtaining a causal estimation. Section 4 explores and discusses the results, and Section 5 offers the concluding remarks.</w:t>
      </w:r>
      <w:r>
        <w:rPr>
          <w:rFonts w:ascii="Times New Roman" w:hAnsi="Times New Roman" w:cs="Times New Roman"/>
          <w:b/>
          <w:bCs/>
          <w:sz w:val="28"/>
          <w:szCs w:val="28"/>
        </w:rPr>
        <w:br w:type="page"/>
      </w:r>
    </w:p>
    <w:p w14:paraId="5B154B4F" w14:textId="77777777" w:rsidR="002A7270" w:rsidRDefault="00A25B08">
      <w:pPr>
        <w:pStyle w:val="ListParagraph"/>
        <w:numPr>
          <w:ilvl w:val="0"/>
          <w:numId w:val="1"/>
        </w:numPr>
        <w:spacing w:after="0"/>
        <w:jc w:val="both"/>
        <w:rPr>
          <w:rFonts w:ascii="Times New Roman" w:hAnsi="Times New Roman" w:cs="Times New Roman"/>
          <w:b/>
          <w:bCs/>
        </w:rPr>
      </w:pPr>
      <w:r>
        <w:rPr>
          <w:rFonts w:ascii="Times New Roman" w:hAnsi="Times New Roman" w:cs="Times New Roman"/>
          <w:b/>
          <w:bCs/>
          <w:sz w:val="28"/>
          <w:szCs w:val="28"/>
        </w:rPr>
        <w:lastRenderedPageBreak/>
        <w:t>Literature Review</w:t>
      </w:r>
    </w:p>
    <w:p w14:paraId="5B154B50" w14:textId="77777777" w:rsidR="002A7270" w:rsidRDefault="002A7270">
      <w:pPr>
        <w:spacing w:after="0"/>
        <w:jc w:val="both"/>
        <w:rPr>
          <w:rFonts w:ascii="Times New Roman" w:hAnsi="Times New Roman" w:cs="Times New Roman"/>
          <w:b/>
          <w:bCs/>
        </w:rPr>
      </w:pPr>
    </w:p>
    <w:p w14:paraId="5B154B51" w14:textId="77777777" w:rsidR="002A7270" w:rsidRDefault="00A25B08">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Human Capital and Economic Growth: Empirical Evidence</w:t>
      </w:r>
    </w:p>
    <w:p w14:paraId="5B154B52" w14:textId="77777777" w:rsidR="002A7270" w:rsidRDefault="00A25B08">
      <w:pPr>
        <w:jc w:val="both"/>
        <w:rPr>
          <w:rFonts w:ascii="Times New Roman" w:hAnsi="Times New Roman" w:cs="Times New Roman"/>
        </w:rPr>
      </w:pPr>
      <w:r>
        <w:rPr>
          <w:rFonts w:ascii="Times New Roman" w:hAnsi="Times New Roman" w:cs="Times New Roman"/>
        </w:rPr>
        <w:t xml:space="preserve">There is a compelling paradox in the literature aiming to provide strong evidence of a relationship between education and economic outcomes. From the macro-perspective, several authors refuted the hypothesis by estimating panel data models using information from the decades of 1960 to 1985. For example, Benhabib and Spiegel (1994) point out that “human capital enters insignificantly in explaining per capita growth rates” when considered a direct input, showing relevance only through its impacts on technological innovation and the adoption of technology advancements from abroad. Later, Bils and Klenow (2000) indicate the relationship fails to show a robust effect in either case, and Pritchett (2001) showed that education contributed less than what is predicted by mathematical models. </w:t>
      </w:r>
    </w:p>
    <w:p w14:paraId="5B154B53" w14:textId="77777777" w:rsidR="002A7270" w:rsidRDefault="00A25B08">
      <w:pPr>
        <w:jc w:val="both"/>
        <w:rPr>
          <w:rFonts w:ascii="Times New Roman" w:hAnsi="Times New Roman" w:cs="Times New Roman"/>
        </w:rPr>
      </w:pPr>
      <w:r>
        <w:rPr>
          <w:rFonts w:ascii="Times New Roman" w:hAnsi="Times New Roman" w:cs="Times New Roman"/>
        </w:rPr>
        <w:t>Pritchett recognizes that these results might not indicate the absence of a relationship between education and economic growth, but attributes them to external factors that can undermine the impact of education. These include weak institutions that encourage high-skilled individuals to engage in unproductive or undesirable activities, such as corruption; the slow increase in demand for educated workers, creating imbalances in labor markets; and low-quality education that does not ensure individuals acquire the necessary skills to perform well in a job.</w:t>
      </w:r>
    </w:p>
    <w:p w14:paraId="5B154B54" w14:textId="77777777" w:rsidR="002A7270" w:rsidRDefault="00A25B08">
      <w:pPr>
        <w:jc w:val="both"/>
        <w:rPr>
          <w:rFonts w:ascii="Times New Roman" w:hAnsi="Times New Roman" w:cs="Times New Roman"/>
        </w:rPr>
      </w:pPr>
      <w:r>
        <w:rPr>
          <w:rFonts w:ascii="Times New Roman" w:hAnsi="Times New Roman" w:cs="Times New Roman"/>
        </w:rPr>
        <w:t>Other authors defend the existence of a positive relationship between education and economic growth and provide empirical support. Barro and Lee (1993) highlight that education data are difficult to harmonize across countries and, instead of relying solely on administrative records, construct their own dataset to show a positive relationship between GDP per capita, physical investment, and educational attainment. Similarly, Krueger and Lindahl (2000) argue that studies denying the link between education and growth often fail to properly account for measurement error in education data, leading to spurious results. After correcting for this, the relationship becomes clear. Zaman (2013) shows that analyzing the impact of human capital through accumulation and through fostering technology adoption separately yields insignificant results, but integrating both channels in a single model produces a strong relationship, highlighting misspecification in earlier studies.</w:t>
      </w:r>
    </w:p>
    <w:p w14:paraId="5B154B55" w14:textId="77777777" w:rsidR="002A7270" w:rsidRDefault="00A25B08">
      <w:pPr>
        <w:jc w:val="both"/>
        <w:rPr>
          <w:rFonts w:ascii="Times New Roman" w:hAnsi="Times New Roman" w:cs="Times New Roman"/>
        </w:rPr>
      </w:pPr>
      <w:r>
        <w:rPr>
          <w:rFonts w:ascii="Times New Roman" w:hAnsi="Times New Roman" w:cs="Times New Roman"/>
        </w:rPr>
        <w:t>In contrast to the ambiguous results at the macro-level, evidence at the micro-level is stronger and more directly causal. In that sense, one can remember the classic paper by Duflo (2001), where she evaluates a natural experiment of school construction in Indonesia using an instrumental variables approach, finding that each school built per 1,000 children increased average schooling by 0.12–0.19 years, and that each additional year of schooling raised income by 6.8–10.6%.</w:t>
      </w:r>
      <w:r>
        <w:rPr>
          <w:rStyle w:val="FootnoteReference"/>
          <w:rFonts w:ascii="Times New Roman" w:hAnsi="Times New Roman" w:cs="Times New Roman"/>
        </w:rPr>
        <w:footnoteReference w:id="2"/>
      </w:r>
      <w:r>
        <w:rPr>
          <w:rFonts w:ascii="Times New Roman" w:hAnsi="Times New Roman" w:cs="Times New Roman"/>
        </w:rPr>
        <w:t xml:space="preserve"> More recently, Duflo, Dupas, and Kremer (2021) examined the long-term returns of education in Ghana, </w:t>
      </w:r>
      <w:r>
        <w:rPr>
          <w:rFonts w:ascii="Times New Roman" w:hAnsi="Times New Roman" w:cs="Times New Roman"/>
        </w:rPr>
        <w:lastRenderedPageBreak/>
        <w:t>following scholarship recipients over 20 years, and found significant labor market gains, particularly for females.</w:t>
      </w:r>
    </w:p>
    <w:p w14:paraId="5B154B56" w14:textId="77777777" w:rsidR="002A7270" w:rsidRDefault="00A25B08">
      <w:pPr>
        <w:jc w:val="both"/>
        <w:rPr>
          <w:rFonts w:ascii="Times New Roman" w:hAnsi="Times New Roman" w:cs="Times New Roman"/>
        </w:rPr>
      </w:pPr>
      <w:r>
        <w:rPr>
          <w:rFonts w:ascii="Times New Roman" w:hAnsi="Times New Roman" w:cs="Times New Roman"/>
        </w:rPr>
        <w:t xml:space="preserve">Other pieces of evidence includes Ashenfelter &amp; Krueger (1992), who compare identical twins with different educational levels and find that an additional year of schooling increases wages by 16%, and Chetty et al (2011), who analyze the STAR Project in the United States and conclude that one-percentile increase in kindergarten test scores leads to an approximate $132 increase in future wage earnings. </w:t>
      </w:r>
    </w:p>
    <w:p w14:paraId="5B154B57" w14:textId="600BCF6C" w:rsidR="002A7270" w:rsidRDefault="00A25B08">
      <w:pPr>
        <w:jc w:val="both"/>
        <w:rPr>
          <w:rFonts w:ascii="Times New Roman" w:hAnsi="Times New Roman" w:cs="Times New Roman"/>
        </w:rPr>
      </w:pPr>
      <w:r>
        <w:rPr>
          <w:rFonts w:ascii="Times New Roman" w:hAnsi="Times New Roman" w:cs="Times New Roman"/>
        </w:rPr>
        <w:t xml:space="preserve">Finally, Arteaga (2018) evaluates the effect of a reform in a private university in Colombia that reduced the requirements for obtaining a degree. She found that the reform decreased wages of newer graduates by 13-16%. This result is particularly noteworthy, since most evidence examines the relationship between more education and higher income, but she demonstrates that the relationship can work the other way: a decrease in education can lead to a fall in earnings, which directly aligns with the focus of </w:t>
      </w:r>
      <w:r w:rsidR="006438CA">
        <w:rPr>
          <w:rFonts w:ascii="Times New Roman" w:hAnsi="Times New Roman" w:cs="Times New Roman"/>
        </w:rPr>
        <w:t xml:space="preserve">the research </w:t>
      </w:r>
      <w:r w:rsidR="006D3C2B">
        <w:rPr>
          <w:rFonts w:ascii="Times New Roman" w:hAnsi="Times New Roman" w:cs="Times New Roman"/>
        </w:rPr>
        <w:t>question asked in this study.</w:t>
      </w:r>
      <w:r>
        <w:rPr>
          <w:rFonts w:ascii="Times New Roman" w:hAnsi="Times New Roman" w:cs="Times New Roman"/>
        </w:rPr>
        <w:t xml:space="preserve">  </w:t>
      </w:r>
    </w:p>
    <w:p w14:paraId="5B154B58" w14:textId="77777777" w:rsidR="002A7270" w:rsidRDefault="00A25B08">
      <w:pPr>
        <w:jc w:val="both"/>
        <w:rPr>
          <w:rFonts w:ascii="Times New Roman" w:hAnsi="Times New Roman" w:cs="Times New Roman"/>
        </w:rPr>
      </w:pPr>
      <w:r>
        <w:rPr>
          <w:rFonts w:ascii="Times New Roman" w:hAnsi="Times New Roman" w:cs="Times New Roman"/>
        </w:rPr>
        <w:t xml:space="preserve"> </w:t>
      </w:r>
    </w:p>
    <w:p w14:paraId="5B154B59" w14:textId="77777777" w:rsidR="002A7270" w:rsidRDefault="00A25B08">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COVID-19 Pandemic and Human Capital</w:t>
      </w:r>
    </w:p>
    <w:p w14:paraId="5B154B5A" w14:textId="77777777" w:rsidR="002A7270" w:rsidRDefault="00A25B08">
      <w:pPr>
        <w:jc w:val="both"/>
        <w:rPr>
          <w:rFonts w:ascii="Times New Roman" w:hAnsi="Times New Roman" w:cs="Times New Roman"/>
        </w:rPr>
      </w:pPr>
      <w:r>
        <w:rPr>
          <w:rFonts w:ascii="Times New Roman" w:hAnsi="Times New Roman" w:cs="Times New Roman"/>
        </w:rPr>
        <w:t>It is clear that the COVID-19 pandemic impacted schooling outcomes around the world; however, quantifying the magnitude of this impact is more challenging. In this sense, the World Bank (2021) warns that Latin America and the Caribbean could experience the second-largest absolute increase in learning poverty, estimating that countries in the region missed an average of 159 school days during 2020. This affected over 170 million students and led to a 15% increase in dropouts. Furthermore, they point out that 2 out of 3 children might not be able to understand age-appropriate texts, highlighting a lag in skills acquisition that can have long-term repercussions.</w:t>
      </w:r>
    </w:p>
    <w:p w14:paraId="5B154B5B" w14:textId="77777777" w:rsidR="002A7270" w:rsidRDefault="00A25B08">
      <w:pPr>
        <w:jc w:val="both"/>
        <w:rPr>
          <w:rFonts w:ascii="Times New Roman" w:hAnsi="Times New Roman" w:cs="Times New Roman"/>
        </w:rPr>
      </w:pPr>
      <w:r>
        <w:rPr>
          <w:rFonts w:ascii="Times New Roman" w:hAnsi="Times New Roman" w:cs="Times New Roman"/>
        </w:rPr>
        <w:t>The World Food Program (2022) shares this concern and adds that “if actions are not taken to help increase their resilience and build back their education and livelihoods, trends in human capital growth risk being set back and reversed, with severe implications for the future workforce and economic development”. Additionally, Samaniego et al (2022) argue that pandemic shocks disrupted human capital not only through schooling but also through work experience, nothing that: “even after 10 years, the world economy will still continue to suffer significant losses due to lost experience in richer nations.”</w:t>
      </w:r>
    </w:p>
    <w:p w14:paraId="5B154B5C" w14:textId="77777777" w:rsidR="002A7270" w:rsidRDefault="00A25B08">
      <w:pPr>
        <w:jc w:val="both"/>
        <w:rPr>
          <w:rFonts w:ascii="Times New Roman" w:hAnsi="Times New Roman" w:cs="Times New Roman"/>
        </w:rPr>
      </w:pPr>
      <w:r>
        <w:rPr>
          <w:rFonts w:ascii="Times New Roman" w:hAnsi="Times New Roman" w:cs="Times New Roman"/>
        </w:rPr>
        <w:t xml:space="preserve">For Guatemala, Ham, Vasquez, and Yanez-Pagans (2023) utilized a differences-in-differences model to estimate the impact of differential exposure to the pandemic on educational outcomes, using the government’s stoplight system as an instrument. They found that higher exposure to the pandemic increased dropout rates by 0.7-0.8 percentage points, caused a reduction in effective promotion rates by around 2 percentage points, and allowed a higher mobility from private to public schools of about 10 percentage points. </w:t>
      </w:r>
    </w:p>
    <w:p w14:paraId="5B154B5D" w14:textId="77777777" w:rsidR="002A7270" w:rsidRDefault="002A7270">
      <w:pPr>
        <w:jc w:val="both"/>
        <w:rPr>
          <w:rFonts w:ascii="Times New Roman" w:hAnsi="Times New Roman" w:cs="Times New Roman"/>
        </w:rPr>
      </w:pPr>
    </w:p>
    <w:p w14:paraId="5B154B5E" w14:textId="77777777" w:rsidR="002A7270" w:rsidRDefault="00A25B08">
      <w:pPr>
        <w:pStyle w:val="ListParagraph"/>
        <w:numPr>
          <w:ilvl w:val="1"/>
          <w:numId w:val="1"/>
        </w:numPr>
        <w:jc w:val="both"/>
        <w:rPr>
          <w:rFonts w:ascii="Times New Roman" w:hAnsi="Times New Roman" w:cs="Times New Roman"/>
          <w:b/>
          <w:bCs/>
        </w:rPr>
      </w:pPr>
      <w:r>
        <w:rPr>
          <w:rFonts w:ascii="Times New Roman" w:hAnsi="Times New Roman" w:cs="Times New Roman"/>
          <w:b/>
          <w:bCs/>
        </w:rPr>
        <w:lastRenderedPageBreak/>
        <w:t xml:space="preserve"> COVID-19 Pandemic and Latin American Labor Markets</w:t>
      </w:r>
    </w:p>
    <w:p w14:paraId="5B154B5F" w14:textId="77777777" w:rsidR="002A7270" w:rsidRDefault="00A25B08">
      <w:pPr>
        <w:jc w:val="both"/>
        <w:rPr>
          <w:rFonts w:ascii="Times New Roman" w:hAnsi="Times New Roman" w:cs="Times New Roman"/>
        </w:rPr>
      </w:pPr>
      <w:r>
        <w:rPr>
          <w:rFonts w:ascii="Times New Roman" w:hAnsi="Times New Roman" w:cs="Times New Roman"/>
        </w:rPr>
        <w:t xml:space="preserve">One of the major concerns when the pandemic reached the region was how labor markets would react to the lockdowns, how to make them resilient, and how to avoid negative impacts on people’s lives. In this context, the IMF (2020) quickly published a report analyzing the trends during the year. Concretely, they reported that employment fell sharply, even more than in other emerging markets and in previous recessions. During the first semester, the decline was about 30% and although there was a recovery later in the year, the gap remained between 13% and 17%. Furthermore, people who were still working also reported a contraction in the hours worked, so adding up the loss in employment and reduction in hours, it was equivalent to 55 million full-time jobs lost. Additionally, informal workers and employees in SMEs were the most vulnerable.  </w:t>
      </w:r>
    </w:p>
    <w:p w14:paraId="5B154B60" w14:textId="77777777" w:rsidR="002A7270" w:rsidRDefault="00A25B08">
      <w:pPr>
        <w:jc w:val="both"/>
        <w:rPr>
          <w:rFonts w:ascii="Times New Roman" w:hAnsi="Times New Roman" w:cs="Times New Roman"/>
        </w:rPr>
      </w:pPr>
      <w:r>
        <w:rPr>
          <w:rFonts w:ascii="Times New Roman" w:hAnsi="Times New Roman" w:cs="Times New Roman"/>
        </w:rPr>
        <w:t>A study by ECLAC and ILO (2021) showed that employment losses during 2020 were concentrated in lower-wage groups, including women, youth, domestic workers, and impoverished communities, while higher-income employees had a lower probability of losing their jobs. They estimated that real wages fell by 6.8% in the region, with countries comparable to Guatemala, such as Ecuador, the Dominican Republic, Bolivia, and Peru, experiencing contractions of more than 10%. Only Mexico and Panama achieved an increase above 3%. They also found that average real wages fell more sharply in the secondary sector, by 8%.</w:t>
      </w:r>
    </w:p>
    <w:p w14:paraId="5B154B61" w14:textId="77777777" w:rsidR="002A7270" w:rsidRDefault="00A25B08">
      <w:pPr>
        <w:jc w:val="both"/>
        <w:rPr>
          <w:rFonts w:ascii="Times New Roman" w:hAnsi="Times New Roman" w:cs="Times New Roman"/>
        </w:rPr>
      </w:pPr>
      <w:r>
        <w:rPr>
          <w:rFonts w:ascii="Times New Roman" w:hAnsi="Times New Roman" w:cs="Times New Roman"/>
        </w:rPr>
        <w:t>Similar to the IMF results, Beccaria, Bertranou, and Maurizio (2022) found a contraction of employment between 12% and 14% by December 2020 in the region. However, unemployment rates did not rise significantly, suggesting that a large share of displaced workers exited the labor force, with an estimation that about 33 million people became no longer economically active. In addition, they found substantial declines in income across countries, reaching 21% in Argentina and 27% in Costa Rica.</w:t>
      </w:r>
    </w:p>
    <w:p w14:paraId="5B154B62" w14:textId="77777777" w:rsidR="002A7270" w:rsidRDefault="00A25B08">
      <w:pPr>
        <w:jc w:val="both"/>
        <w:rPr>
          <w:rFonts w:ascii="Times New Roman" w:hAnsi="Times New Roman" w:cs="Times New Roman"/>
        </w:rPr>
      </w:pPr>
      <w:r>
        <w:rPr>
          <w:rFonts w:ascii="Times New Roman" w:hAnsi="Times New Roman" w:cs="Times New Roman"/>
        </w:rPr>
        <w:t>Finally, Martinez-Martinez et al (2024) examined informality dynamics during the COVID-19 pandemic, finding that labor formality increased across the region. However, they explain that this was not due to the mobility of informal workers to formal positions, but rather to the expansion of the formal sector, the fiscal incentives from governments to maintain economic activity, and reductions in the labor force, which disproportionately affected informal workers. Specifically, they estimate that Guatemala and Uruguay had the highest formal sector expansion, with increases of 5.72 and 2.26 percentage points, respectively.</w:t>
      </w:r>
    </w:p>
    <w:p w14:paraId="5B154B63" w14:textId="77777777" w:rsidR="002A7270" w:rsidRDefault="002A7270">
      <w:pPr>
        <w:pStyle w:val="ListParagraph"/>
        <w:jc w:val="both"/>
        <w:rPr>
          <w:rFonts w:ascii="Times New Roman" w:hAnsi="Times New Roman" w:cs="Times New Roman"/>
          <w:b/>
          <w:bCs/>
        </w:rPr>
      </w:pPr>
    </w:p>
    <w:p w14:paraId="5B154B64" w14:textId="77777777" w:rsidR="002A7270" w:rsidRDefault="00A25B08">
      <w:pPr>
        <w:rPr>
          <w:rFonts w:ascii="Times New Roman" w:hAnsi="Times New Roman" w:cs="Times New Roman"/>
          <w:b/>
          <w:bCs/>
          <w:sz w:val="28"/>
          <w:szCs w:val="28"/>
        </w:rPr>
      </w:pPr>
      <w:r>
        <w:rPr>
          <w:rFonts w:ascii="Times New Roman" w:hAnsi="Times New Roman" w:cs="Times New Roman"/>
          <w:b/>
          <w:bCs/>
          <w:sz w:val="28"/>
          <w:szCs w:val="28"/>
        </w:rPr>
        <w:br w:type="page"/>
      </w:r>
    </w:p>
    <w:p w14:paraId="5B154B65" w14:textId="77777777" w:rsidR="002A7270" w:rsidRDefault="00A25B08">
      <w:pPr>
        <w:pStyle w:val="ListParagraph"/>
        <w:numPr>
          <w:ilvl w:val="0"/>
          <w:numId w:val="1"/>
        </w:numPr>
        <w:jc w:val="both"/>
        <w:rPr>
          <w:rFonts w:ascii="Times New Roman" w:hAnsi="Times New Roman" w:cs="Times New Roman"/>
          <w:b/>
          <w:bCs/>
        </w:rPr>
      </w:pPr>
      <w:r>
        <w:rPr>
          <w:rFonts w:ascii="Times New Roman" w:hAnsi="Times New Roman" w:cs="Times New Roman"/>
          <w:b/>
          <w:bCs/>
          <w:sz w:val="28"/>
          <w:szCs w:val="28"/>
        </w:rPr>
        <w:lastRenderedPageBreak/>
        <w:t>Empirical Strategy</w:t>
      </w:r>
    </w:p>
    <w:p w14:paraId="5B154B66" w14:textId="11BDE7F0" w:rsidR="002A7270" w:rsidRDefault="00A25B08">
      <w:pPr>
        <w:jc w:val="both"/>
        <w:rPr>
          <w:rFonts w:ascii="Times New Roman" w:hAnsi="Times New Roman" w:cs="Times New Roman"/>
        </w:rPr>
      </w:pPr>
      <w:r>
        <w:rPr>
          <w:rFonts w:ascii="Times New Roman" w:hAnsi="Times New Roman" w:cs="Times New Roman"/>
        </w:rPr>
        <w:t>Following the literature reviewed and the potential of applied microeconomic models to obtain rigorous causal estimations, a differences-in-differences (DiD) approach has been selected to answer the research questions, following the guidelines of Baker et al (2025). In this context, microdata from repeated cross-sections collected by the National Institute of Statistics (INE) between 2018 and 2024 through their annual household surveys</w:t>
      </w:r>
      <w:r w:rsidR="00496946">
        <w:rPr>
          <w:rFonts w:ascii="Times New Roman" w:hAnsi="Times New Roman" w:cs="Times New Roman"/>
        </w:rPr>
        <w:t xml:space="preserve"> was employed</w:t>
      </w:r>
      <w:r>
        <w:rPr>
          <w:rFonts w:ascii="Times New Roman" w:hAnsi="Times New Roman" w:cs="Times New Roman"/>
        </w:rPr>
        <w:t>.</w:t>
      </w:r>
      <w:r>
        <w:rPr>
          <w:rStyle w:val="FootnoteReference"/>
          <w:rFonts w:ascii="Times New Roman" w:hAnsi="Times New Roman" w:cs="Times New Roman"/>
        </w:rPr>
        <w:footnoteReference w:id="3"/>
      </w:r>
      <w:r>
        <w:rPr>
          <w:rFonts w:ascii="Times New Roman" w:hAnsi="Times New Roman" w:cs="Times New Roman"/>
        </w:rPr>
        <w:t xml:space="preserve"> This data had two key limitations. First, it does not provide information about the municipality of each person in the database, making it impossible to exploit geographic variation in the exposure to the pandemic as Ham, Vasquez, and Yanez-Pagans (2023) did. Second, no survey was conducted in 2020, preventing </w:t>
      </w:r>
      <w:r w:rsidR="00C45A54">
        <w:rPr>
          <w:rFonts w:ascii="Times New Roman" w:hAnsi="Times New Roman" w:cs="Times New Roman"/>
        </w:rPr>
        <w:t xml:space="preserve">the </w:t>
      </w:r>
      <w:r w:rsidR="00E51EE3">
        <w:rPr>
          <w:rFonts w:ascii="Times New Roman" w:hAnsi="Times New Roman" w:cs="Times New Roman"/>
        </w:rPr>
        <w:t>performance of</w:t>
      </w:r>
      <w:r>
        <w:rPr>
          <w:rFonts w:ascii="Times New Roman" w:hAnsi="Times New Roman" w:cs="Times New Roman"/>
        </w:rPr>
        <w:t xml:space="preserve"> short-run calculations and </w:t>
      </w:r>
      <w:r w:rsidR="00E51EE3">
        <w:rPr>
          <w:rFonts w:ascii="Times New Roman" w:hAnsi="Times New Roman" w:cs="Times New Roman"/>
        </w:rPr>
        <w:t>requiring</w:t>
      </w:r>
      <w:r>
        <w:rPr>
          <w:rFonts w:ascii="Times New Roman" w:hAnsi="Times New Roman" w:cs="Times New Roman"/>
        </w:rPr>
        <w:t xml:space="preserve"> focus on medium-term impacts in the following years.</w:t>
      </w:r>
    </w:p>
    <w:p w14:paraId="5B154B67" w14:textId="72B7AE34" w:rsidR="002A7270" w:rsidRDefault="00A25B08">
      <w:pPr>
        <w:jc w:val="both"/>
        <w:rPr>
          <w:rFonts w:ascii="Times New Roman" w:hAnsi="Times New Roman" w:cs="Times New Roman"/>
        </w:rPr>
      </w:pPr>
      <w:r>
        <w:rPr>
          <w:rFonts w:ascii="Times New Roman" w:hAnsi="Times New Roman" w:cs="Times New Roman"/>
        </w:rPr>
        <w:t xml:space="preserve">Given these constraints, </w:t>
      </w:r>
      <w:r w:rsidR="00E51EE3">
        <w:rPr>
          <w:rFonts w:ascii="Times New Roman" w:hAnsi="Times New Roman" w:cs="Times New Roman"/>
        </w:rPr>
        <w:t xml:space="preserve">the </w:t>
      </w:r>
      <w:r>
        <w:rPr>
          <w:rFonts w:ascii="Times New Roman" w:hAnsi="Times New Roman" w:cs="Times New Roman"/>
        </w:rPr>
        <w:t xml:space="preserve">identification strategy </w:t>
      </w:r>
      <w:r w:rsidR="00E51EE3">
        <w:rPr>
          <w:rFonts w:ascii="Times New Roman" w:hAnsi="Times New Roman" w:cs="Times New Roman"/>
        </w:rPr>
        <w:t>c</w:t>
      </w:r>
      <w:r w:rsidR="005D5C8F">
        <w:rPr>
          <w:rFonts w:ascii="Times New Roman" w:hAnsi="Times New Roman" w:cs="Times New Roman"/>
        </w:rPr>
        <w:t>onstructed</w:t>
      </w:r>
      <w:r>
        <w:rPr>
          <w:rFonts w:ascii="Times New Roman" w:hAnsi="Times New Roman" w:cs="Times New Roman"/>
        </w:rPr>
        <w:t xml:space="preserve"> isolates a causal impact through inter-cohort variation in exposure to the pandemic during school. This analysis relies on one key assumption: teenagers finish High School in Guatemala the year they turn 18 years old. Such an assumption means that individuals born in 2002 were in their last year of High School in 2020, whereas those born in 2001 completed it in 2019, as shown in Figure 3. </w:t>
      </w:r>
      <w:r w:rsidR="005D5C8F">
        <w:rPr>
          <w:rFonts w:ascii="Times New Roman" w:hAnsi="Times New Roman" w:cs="Times New Roman"/>
        </w:rPr>
        <w:t>It is</w:t>
      </w:r>
      <w:r>
        <w:rPr>
          <w:rFonts w:ascii="Times New Roman" w:hAnsi="Times New Roman" w:cs="Times New Roman"/>
        </w:rPr>
        <w:t xml:space="preserve"> recognize</w:t>
      </w:r>
      <w:r w:rsidR="005D5C8F">
        <w:rPr>
          <w:rFonts w:ascii="Times New Roman" w:hAnsi="Times New Roman" w:cs="Times New Roman"/>
        </w:rPr>
        <w:t>d</w:t>
      </w:r>
      <w:r>
        <w:rPr>
          <w:rFonts w:ascii="Times New Roman" w:hAnsi="Times New Roman" w:cs="Times New Roman"/>
        </w:rPr>
        <w:t xml:space="preserve"> that this assumption does not hold perfectly in reality, but on average, it is plausible, since people who graduate one year earlier and those who graduate one year later cancel each other out. Furthermore, for those who graduate later, the analysis is still valid, since they would still receive one more year of virtual classes than the younger cohort.</w:t>
      </w:r>
    </w:p>
    <w:p w14:paraId="5B154B68" w14:textId="77777777" w:rsidR="002A7270" w:rsidRDefault="00A25B08">
      <w:pPr>
        <w:spacing w:after="0"/>
        <w:jc w:val="both"/>
        <w:rPr>
          <w:rFonts w:ascii="Times New Roman" w:hAnsi="Times New Roman" w:cs="Times New Roman"/>
        </w:rPr>
      </w:pPr>
      <w:r>
        <w:rPr>
          <w:rFonts w:ascii="Times New Roman" w:hAnsi="Times New Roman" w:cs="Times New Roman"/>
          <w:b/>
          <w:bCs/>
        </w:rPr>
        <w:t xml:space="preserve">Figure 3. </w:t>
      </w:r>
      <w:r>
        <w:rPr>
          <w:rFonts w:ascii="Times New Roman" w:hAnsi="Times New Roman" w:cs="Times New Roman"/>
        </w:rPr>
        <w:t>Identification Strategy</w:t>
      </w:r>
    </w:p>
    <w:p w14:paraId="5B154B69" w14:textId="77777777" w:rsidR="002A7270" w:rsidRDefault="00A25B08">
      <w:pPr>
        <w:spacing w:after="0"/>
        <w:jc w:val="center"/>
        <w:rPr>
          <w:rFonts w:ascii="Times New Roman" w:hAnsi="Times New Roman" w:cs="Times New Roman"/>
        </w:rPr>
      </w:pPr>
      <w:r>
        <w:rPr>
          <w:rFonts w:ascii="Times New Roman" w:hAnsi="Times New Roman" w:cs="Times New Roman"/>
          <w:noProof/>
        </w:rPr>
        <w:drawing>
          <wp:inline distT="0" distB="0" distL="0" distR="0" wp14:anchorId="5B154BFD" wp14:editId="4E7420E9">
            <wp:extent cx="4230329" cy="2743200"/>
            <wp:effectExtent l="0" t="0" r="0" b="0"/>
            <wp:docPr id="455587169" name="Picture 1" descr="A diagram of a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87169" name="Picture 1" descr="A diagram of a timeline&#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rcRect l="13246"/>
                    <a:stretch>
                      <a:fillRect/>
                    </a:stretch>
                  </pic:blipFill>
                  <pic:spPr>
                    <a:xfrm>
                      <a:off x="0" y="0"/>
                      <a:ext cx="4230329" cy="2743200"/>
                    </a:xfrm>
                    <a:prstGeom prst="rect">
                      <a:avLst/>
                    </a:prstGeom>
                    <a:ln>
                      <a:noFill/>
                    </a:ln>
                  </pic:spPr>
                </pic:pic>
              </a:graphicData>
            </a:graphic>
          </wp:inline>
        </w:drawing>
      </w:r>
    </w:p>
    <w:p w14:paraId="5B154B6A" w14:textId="77777777" w:rsidR="002A7270" w:rsidRDefault="00A25B08">
      <w:pPr>
        <w:jc w:val="both"/>
        <w:rPr>
          <w:rFonts w:ascii="Times New Roman" w:hAnsi="Times New Roman" w:cs="Times New Roman"/>
          <w:sz w:val="20"/>
          <w:szCs w:val="20"/>
        </w:rPr>
      </w:pPr>
      <w:r>
        <w:rPr>
          <w:rFonts w:ascii="Times New Roman" w:hAnsi="Times New Roman" w:cs="Times New Roman"/>
          <w:sz w:val="20"/>
          <w:szCs w:val="20"/>
        </w:rPr>
        <w:t>Source: Author’s work.</w:t>
      </w:r>
    </w:p>
    <w:p w14:paraId="5B154B6B" w14:textId="535E7D73" w:rsidR="002A7270" w:rsidRDefault="00A25B08">
      <w:pPr>
        <w:jc w:val="both"/>
        <w:rPr>
          <w:rFonts w:ascii="Times New Roman" w:hAnsi="Times New Roman" w:cs="Times New Roman"/>
        </w:rPr>
      </w:pPr>
      <w:r>
        <w:rPr>
          <w:rFonts w:ascii="Times New Roman" w:hAnsi="Times New Roman" w:cs="Times New Roman"/>
        </w:rPr>
        <w:lastRenderedPageBreak/>
        <w:t xml:space="preserve">One can think of the teenagers from both cohorts as comparable at the same age, as most of their life conditions are unlikely to change significantly over a one-year difference. However, they are not comparable in the same year, because the older cohort has an advantage of either one additional year of education or one additional year of work experience, which impacts their labor market outcomes. Considering the first case, both cohorts would have experienced similar labor market paths had the pandemic not occurred, enabling </w:t>
      </w:r>
      <w:r w:rsidR="004A06C9">
        <w:rPr>
          <w:rFonts w:ascii="Times New Roman" w:hAnsi="Times New Roman" w:cs="Times New Roman"/>
        </w:rPr>
        <w:t>the designation of the</w:t>
      </w:r>
      <w:r>
        <w:rPr>
          <w:rFonts w:ascii="Times New Roman" w:hAnsi="Times New Roman" w:cs="Times New Roman"/>
        </w:rPr>
        <w:t xml:space="preserve"> younger cohort </w:t>
      </w:r>
      <w:r w:rsidR="00FA2EDC">
        <w:rPr>
          <w:rFonts w:ascii="Times New Roman" w:hAnsi="Times New Roman" w:cs="Times New Roman"/>
        </w:rPr>
        <w:t>as the</w:t>
      </w:r>
      <w:r>
        <w:rPr>
          <w:rFonts w:ascii="Times New Roman" w:hAnsi="Times New Roman" w:cs="Times New Roman"/>
        </w:rPr>
        <w:t xml:space="preserve"> treatment group and the older cohort </w:t>
      </w:r>
      <w:r w:rsidR="00FA2EDC">
        <w:rPr>
          <w:rFonts w:ascii="Times New Roman" w:hAnsi="Times New Roman" w:cs="Times New Roman"/>
        </w:rPr>
        <w:t>as the</w:t>
      </w:r>
      <w:r>
        <w:rPr>
          <w:rFonts w:ascii="Times New Roman" w:hAnsi="Times New Roman" w:cs="Times New Roman"/>
        </w:rPr>
        <w:t xml:space="preserve"> comparison group. A balance check analysis is performed and presented in the results section, providing evidence of the resemblance between both cohorts.</w:t>
      </w:r>
    </w:p>
    <w:p w14:paraId="5B154B6C" w14:textId="1DFE8AB5" w:rsidR="002A7270" w:rsidRDefault="00A25B08">
      <w:pPr>
        <w:jc w:val="both"/>
        <w:rPr>
          <w:rFonts w:ascii="Times New Roman" w:hAnsi="Times New Roman" w:cs="Times New Roman"/>
        </w:rPr>
      </w:pPr>
      <w:r>
        <w:rPr>
          <w:rFonts w:ascii="Times New Roman" w:hAnsi="Times New Roman" w:cs="Times New Roman"/>
        </w:rPr>
        <w:t xml:space="preserve">In this context, after 2020, the only distinction between the two groups is the differential education the younger cohort received due to lockdowns. Hence, a classic 2x2 DiD model </w:t>
      </w:r>
      <w:r w:rsidR="00FA2EDC">
        <w:rPr>
          <w:rFonts w:ascii="Times New Roman" w:hAnsi="Times New Roman" w:cs="Times New Roman"/>
        </w:rPr>
        <w:t xml:space="preserve">was set up </w:t>
      </w:r>
      <w:r>
        <w:rPr>
          <w:rFonts w:ascii="Times New Roman" w:hAnsi="Times New Roman" w:cs="Times New Roman"/>
        </w:rPr>
        <w:t>comparing the outcomes when the cohorts were 17 years old against when the cohorts were 20 years old, as described in equation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2A7270" w14:paraId="5B154B6F" w14:textId="77777777">
        <w:tc>
          <w:tcPr>
            <w:tcW w:w="8725" w:type="dxa"/>
          </w:tcPr>
          <w:p w14:paraId="5B154B6D" w14:textId="77777777" w:rsidR="002A7270" w:rsidRDefault="00D31821">
            <w:pPr>
              <w:spacing w:after="0" w:line="240" w:lineRule="auto"/>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it</m:t>
                    </m:r>
                  </m:sub>
                </m:sSub>
              </m:oMath>
            </m:oMathPara>
          </w:p>
        </w:tc>
        <w:tc>
          <w:tcPr>
            <w:tcW w:w="625" w:type="dxa"/>
          </w:tcPr>
          <w:p w14:paraId="5B154B6E" w14:textId="77777777" w:rsidR="002A7270" w:rsidRDefault="00A25B08">
            <w:pPr>
              <w:spacing w:after="0" w:line="240" w:lineRule="auto"/>
              <w:jc w:val="center"/>
              <w:rPr>
                <w:rFonts w:ascii="Times New Roman" w:hAnsi="Times New Roman" w:cs="Times New Roman"/>
              </w:rPr>
            </w:pPr>
            <w:r>
              <w:rPr>
                <w:rFonts w:ascii="Times New Roman" w:hAnsi="Times New Roman" w:cs="Times New Roman"/>
              </w:rPr>
              <w:t>(1)</w:t>
            </w:r>
          </w:p>
        </w:tc>
      </w:tr>
    </w:tbl>
    <w:p w14:paraId="5B154B70" w14:textId="77777777" w:rsidR="002A7270" w:rsidRDefault="00A25B08">
      <w:pPr>
        <w:spacing w:before="240"/>
        <w:jc w:val="both"/>
        <w:rPr>
          <w:rFonts w:ascii="Times New Roman" w:eastAsiaTheme="minorEastAsia"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oMath>
      <w:r>
        <w:rPr>
          <w:rFonts w:ascii="Times New Roman" w:eastAsiaTheme="minorEastAsia" w:hAnsi="Times New Roman" w:cs="Times New Roman"/>
        </w:rPr>
        <w:t xml:space="preserve"> represents the labor market outcome analyzed, such as income</w:t>
      </w:r>
      <w:r>
        <w:rPr>
          <w:rStyle w:val="FootnoteReference"/>
          <w:rFonts w:ascii="Times New Roman" w:hAnsi="Times New Roman" w:cs="Times New Roman"/>
        </w:rPr>
        <w:footnoteReference w:id="4"/>
      </w:r>
      <w:r>
        <w:rPr>
          <w:rFonts w:ascii="Times New Roman" w:eastAsiaTheme="minorEastAsia" w:hAnsi="Times New Roman" w:cs="Times New Roman"/>
        </w:rPr>
        <w:t xml:space="preserve">, weekly hours worked, or whether the person is occupied;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1</m:t>
            </m:r>
          </m:sub>
        </m:sSub>
      </m:oMath>
      <w:r>
        <w:rPr>
          <w:rFonts w:ascii="Times New Roman" w:eastAsiaTheme="minorEastAsia" w:hAnsi="Times New Roman" w:cs="Times New Roman"/>
        </w:rPr>
        <w:t xml:space="preserve"> captures all the structural differences between the two cohorts;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oMath>
      <w:r>
        <w:rPr>
          <w:rFonts w:ascii="Times New Roman" w:eastAsiaTheme="minorEastAsia" w:hAnsi="Times New Roman" w:cs="Times New Roman"/>
        </w:rPr>
        <w:t xml:space="preserve"> captures the changes in outcomes across time between the pre- and post-periods;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it</m:t>
            </m:r>
          </m:sub>
        </m:sSub>
      </m:oMath>
      <w:r>
        <w:rPr>
          <w:rFonts w:ascii="Times New Roman" w:eastAsiaTheme="minorEastAsia" w:hAnsi="Times New Roman" w:cs="Times New Roman"/>
        </w:rPr>
        <w:t xml:space="preserve"> represents the idiosyncratic error term; and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oMath>
      <w:r>
        <w:rPr>
          <w:rFonts w:ascii="Times New Roman" w:eastAsiaTheme="minorEastAsia" w:hAnsi="Times New Roman" w:cs="Times New Roman"/>
        </w:rPr>
        <w:t xml:space="preserve"> is the parameter of interest that quantifies the average treatment effect on the treated (ATT). </w:t>
      </w:r>
    </w:p>
    <w:p w14:paraId="5B154B71" w14:textId="7475209F" w:rsidR="002A7270" w:rsidRDefault="00A25B08">
      <w:pPr>
        <w:jc w:val="both"/>
        <w:rPr>
          <w:rFonts w:ascii="Times New Roman" w:hAnsi="Times New Roman" w:cs="Times New Roman"/>
        </w:rPr>
      </w:pPr>
      <w:r>
        <w:rPr>
          <w:rFonts w:ascii="Times New Roman" w:eastAsiaTheme="minorEastAsia" w:hAnsi="Times New Roman" w:cs="Times New Roman"/>
        </w:rPr>
        <w:t>This specification satisfies the SUTVA</w:t>
      </w:r>
      <w:r>
        <w:rPr>
          <w:rStyle w:val="FootnoteReference"/>
          <w:rFonts w:ascii="Times New Roman" w:eastAsiaTheme="minorEastAsia" w:hAnsi="Times New Roman" w:cs="Times New Roman"/>
        </w:rPr>
        <w:footnoteReference w:id="5"/>
      </w:r>
      <w:r>
        <w:rPr>
          <w:rFonts w:ascii="Times New Roman" w:eastAsiaTheme="minorEastAsia" w:hAnsi="Times New Roman" w:cs="Times New Roman"/>
        </w:rPr>
        <w:t xml:space="preserve"> assumption, given that the treatment was received only by the young cohort, and there is no way a person from the control group could be impacted by it directly or indirectly. Someone might argue that the control group could have continued studying in tertiary education during the pandemic, making them also subject to a loss of human capital. Nevertheless, this is not a concern since the returns of one year of High School education differ from the returns to one year of college education. In that sense, the members of the control group who went to college received a different treatment from the one being studied in this paper, and it is not </w:t>
      </w:r>
      <w:r w:rsidR="001807A7">
        <w:rPr>
          <w:rFonts w:ascii="Times New Roman" w:eastAsiaTheme="minorEastAsia" w:hAnsi="Times New Roman" w:cs="Times New Roman"/>
        </w:rPr>
        <w:t>the objective of this study to analyze those effects</w:t>
      </w:r>
      <w:r>
        <w:rPr>
          <w:rFonts w:ascii="Times New Roman" w:eastAsiaTheme="minorEastAsia" w:hAnsi="Times New Roman" w:cs="Times New Roman"/>
        </w:rPr>
        <w:t>. Therefore, the potential outcomes of the control group remain valid counterfactuals for estimating the impact of the pandemic on high school students.</w:t>
      </w:r>
    </w:p>
    <w:p w14:paraId="5B154B72" w14:textId="64BEC4A0" w:rsidR="002A7270" w:rsidRDefault="00A25B08">
      <w:pPr>
        <w:jc w:val="both"/>
        <w:rPr>
          <w:rFonts w:ascii="Times New Roman" w:hAnsi="Times New Roman" w:cs="Times New Roman"/>
        </w:rPr>
      </w:pPr>
      <w:r>
        <w:rPr>
          <w:rFonts w:ascii="Times New Roman" w:hAnsi="Times New Roman" w:cs="Times New Roman"/>
        </w:rPr>
        <w:t>The NA</w:t>
      </w:r>
      <w:r>
        <w:rPr>
          <w:rStyle w:val="FootnoteReference"/>
          <w:rFonts w:ascii="Times New Roman" w:hAnsi="Times New Roman" w:cs="Times New Roman"/>
        </w:rPr>
        <w:footnoteReference w:id="6"/>
      </w:r>
      <w:r>
        <w:rPr>
          <w:rFonts w:ascii="Times New Roman" w:hAnsi="Times New Roman" w:cs="Times New Roman"/>
        </w:rPr>
        <w:t xml:space="preserve"> assumption is also satisfied since the arrival of the pandemic was an unforeseen event that occurred after the control group had already completed High school and, more importantly, after the treatment group had started classes, so no one was able to change their schooling decisions in response to COVID-19. Additionally, the data for income was corrected for inflation using the </w:t>
      </w:r>
      <w:r>
        <w:rPr>
          <w:rFonts w:ascii="Times New Roman" w:hAnsi="Times New Roman" w:cs="Times New Roman"/>
        </w:rPr>
        <w:lastRenderedPageBreak/>
        <w:t xml:space="preserve">Consumer Price Index (CPI) variation of each year, to avoid bias in </w:t>
      </w:r>
      <w:r w:rsidR="003A05A9">
        <w:rPr>
          <w:rFonts w:ascii="Times New Roman" w:hAnsi="Times New Roman" w:cs="Times New Roman"/>
        </w:rPr>
        <w:t>the</w:t>
      </w:r>
      <w:r>
        <w:rPr>
          <w:rFonts w:ascii="Times New Roman" w:hAnsi="Times New Roman" w:cs="Times New Roman"/>
        </w:rPr>
        <w:t xml:space="preserve"> estimator. In the same spirit, equation (1) </w:t>
      </w:r>
      <w:r w:rsidR="00932E9E">
        <w:rPr>
          <w:rFonts w:ascii="Times New Roman" w:hAnsi="Times New Roman" w:cs="Times New Roman"/>
        </w:rPr>
        <w:t xml:space="preserve">was expanded </w:t>
      </w:r>
      <w:r>
        <w:rPr>
          <w:rFonts w:ascii="Times New Roman" w:hAnsi="Times New Roman" w:cs="Times New Roman"/>
        </w:rPr>
        <w:t xml:space="preserve">to include time-invariant qualitative controls into the regression, to remove the effect that those characteristics have on labor market outcomes from the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oMath>
      <w:r>
        <w:rPr>
          <w:rFonts w:ascii="Times New Roman" w:eastAsiaTheme="minorEastAsia" w:hAnsi="Times New Roman" w:cs="Times New Roman"/>
        </w:rPr>
        <w:t xml:space="preserve"> coefficient, as presented in equation (2)</w:t>
      </w:r>
      <w:r>
        <w:rPr>
          <w:rFonts w:ascii="Times New Roman" w:hAnsi="Times New Roman" w:cs="Times New Roman"/>
        </w:rPr>
        <w:t>:</w:t>
      </w:r>
    </w:p>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5"/>
        <w:gridCol w:w="663"/>
      </w:tblGrid>
      <w:tr w:rsidR="002A7270" w14:paraId="5B154B75" w14:textId="77777777">
        <w:trPr>
          <w:trHeight w:val="648"/>
          <w:jc w:val="center"/>
        </w:trPr>
        <w:tc>
          <w:tcPr>
            <w:tcW w:w="9255" w:type="dxa"/>
          </w:tcPr>
          <w:p w14:paraId="5B154B73" w14:textId="77777777" w:rsidR="002A7270" w:rsidRDefault="00D31821">
            <w:pPr>
              <w:spacing w:after="0" w:line="240" w:lineRule="auto"/>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it</m:t>
                    </m:r>
                  </m:sub>
                </m:sSub>
              </m:oMath>
            </m:oMathPara>
          </w:p>
        </w:tc>
        <w:tc>
          <w:tcPr>
            <w:tcW w:w="663" w:type="dxa"/>
          </w:tcPr>
          <w:p w14:paraId="5B154B74" w14:textId="77777777" w:rsidR="002A7270" w:rsidRDefault="00A25B08">
            <w:pPr>
              <w:spacing w:after="0" w:line="240" w:lineRule="auto"/>
              <w:jc w:val="center"/>
              <w:rPr>
                <w:rFonts w:ascii="Times New Roman" w:hAnsi="Times New Roman" w:cs="Times New Roman"/>
              </w:rPr>
            </w:pPr>
            <w:r>
              <w:rPr>
                <w:rFonts w:ascii="Times New Roman" w:hAnsi="Times New Roman" w:cs="Times New Roman"/>
              </w:rPr>
              <w:t>(2)</w:t>
            </w:r>
          </w:p>
        </w:tc>
      </w:tr>
    </w:tbl>
    <w:p w14:paraId="5B154B76" w14:textId="77777777" w:rsidR="002A7270" w:rsidRDefault="00A25B08">
      <w:pPr>
        <w:jc w:val="both"/>
        <w:rPr>
          <w:rFonts w:ascii="Times New Roman" w:hAnsi="Times New Roman" w:cs="Times New Roman"/>
        </w:rPr>
      </w:pPr>
      <w:r>
        <w:rPr>
          <w:rFonts w:ascii="Times New Roman" w:hAnsi="Times New Roman" w:cs="Times New Roman"/>
        </w:rPr>
        <w:t xml:space="preserve">The controls in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Pr>
          <w:rFonts w:ascii="Times New Roman" w:hAnsi="Times New Roman" w:cs="Times New Roman"/>
        </w:rPr>
        <w:t xml:space="preserve"> included dummy variables for women, urban areas, and indigenous persons. It was decided not to include the dummy for informal workers with the controls, since this characteristic is time-varying and plausible endogenous to the treatment, potentially biasing the causal estimator. Such endogeneity arises because, during the pandemic, many people might have moved from the formal to the informal sector.</w:t>
      </w:r>
    </w:p>
    <w:p w14:paraId="5B154B77" w14:textId="77777777" w:rsidR="002A7270" w:rsidRDefault="00A25B08">
      <w:pPr>
        <w:jc w:val="both"/>
        <w:rPr>
          <w:rFonts w:ascii="Times New Roman" w:eastAsiaTheme="minorEastAsia" w:hAnsi="Times New Roman" w:cs="Times New Roman"/>
        </w:rPr>
      </w:pPr>
      <w:r>
        <w:rPr>
          <w:rFonts w:ascii="Times New Roman" w:hAnsi="Times New Roman" w:cs="Times New Roman"/>
        </w:rPr>
        <w:t xml:space="preserve">Under equation (2), </w:t>
      </w:r>
      <w:r>
        <w:rPr>
          <w:rFonts w:ascii="Times New Roman" w:eastAsiaTheme="minorEastAsia" w:hAnsi="Times New Roman" w:cs="Times New Roman"/>
        </w:rPr>
        <w:t xml:space="preserve">the interpretation of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oMath>
      <w:r>
        <w:rPr>
          <w:rFonts w:ascii="Times New Roman" w:eastAsiaTheme="minorEastAsia" w:hAnsi="Times New Roman" w:cs="Times New Roman"/>
        </w:rPr>
        <w:t xml:space="preserve"> must be more cautious, since it is no longer a direct ATT, but a weighted average of the treatment effect of all subgroups generated by the controls included (Caetano &amp; Callaway, 2024). To simplify interpretation, a homogeneous treatment effect across all groups is initially assumed. This assumption is then relaxed, and a model allowing heterogeneous effects between the demographic groups, as presented in equation (3): </w:t>
      </w:r>
    </w:p>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5"/>
        <w:gridCol w:w="663"/>
      </w:tblGrid>
      <w:tr w:rsidR="002A7270" w14:paraId="5B154B7C" w14:textId="77777777">
        <w:trPr>
          <w:trHeight w:val="648"/>
          <w:jc w:val="center"/>
        </w:trPr>
        <w:tc>
          <w:tcPr>
            <w:tcW w:w="9255" w:type="dxa"/>
          </w:tcPr>
          <w:p w14:paraId="5B154B78" w14:textId="77777777" w:rsidR="002A7270" w:rsidRDefault="00D31821">
            <w:pPr>
              <w:spacing w:after="0" w:line="240" w:lineRule="auto"/>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r>
                  <w:rPr>
                    <w:rFonts w:ascii="Cambria Math" w:hAnsi="Cambria Math" w:cs="Times New Roman"/>
                  </w:rPr>
                  <m:t>+</m:t>
                </m:r>
              </m:oMath>
            </m:oMathPara>
          </w:p>
          <w:p w14:paraId="5B154B79" w14:textId="77777777" w:rsidR="002A7270" w:rsidRDefault="00D31821">
            <w:pPr>
              <w:spacing w:after="0" w:line="240" w:lineRule="auto"/>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4</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Urban</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5</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Women</m:t>
                    </m:r>
                  </m:e>
                  <m:sub>
                    <m:r>
                      <w:rPr>
                        <w:rFonts w:ascii="Cambria Math" w:hAnsi="Cambria Math" w:cs="Times New Roman"/>
                      </w:rPr>
                      <m:t>i</m:t>
                    </m:r>
                  </m:sub>
                </m:sSub>
                <m:r>
                  <w:rPr>
                    <w:rFonts w:ascii="Cambria Math" w:hAnsi="Cambria Math" w:cs="Times New Roman"/>
                  </w:rPr>
                  <m:t>+</m:t>
                </m:r>
              </m:oMath>
            </m:oMathPara>
          </w:p>
          <w:p w14:paraId="5B154B7A" w14:textId="77777777" w:rsidR="002A7270" w:rsidRDefault="00D31821">
            <w:pPr>
              <w:spacing w:after="0" w:line="240" w:lineRule="auto"/>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6</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Indigenous</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it</m:t>
                    </m:r>
                  </m:sub>
                </m:sSub>
              </m:oMath>
            </m:oMathPara>
          </w:p>
        </w:tc>
        <w:tc>
          <w:tcPr>
            <w:tcW w:w="663" w:type="dxa"/>
            <w:vAlign w:val="center"/>
          </w:tcPr>
          <w:p w14:paraId="5B154B7B" w14:textId="77777777" w:rsidR="002A7270" w:rsidRDefault="00A25B08">
            <w:pPr>
              <w:spacing w:after="0" w:line="240" w:lineRule="auto"/>
              <w:jc w:val="center"/>
              <w:rPr>
                <w:rFonts w:ascii="Times New Roman" w:hAnsi="Times New Roman" w:cs="Times New Roman"/>
              </w:rPr>
            </w:pPr>
            <w:r>
              <w:rPr>
                <w:rFonts w:ascii="Times New Roman" w:hAnsi="Times New Roman" w:cs="Times New Roman"/>
              </w:rPr>
              <w:t>(3)</w:t>
            </w:r>
          </w:p>
        </w:tc>
      </w:tr>
    </w:tbl>
    <w:p w14:paraId="5B154B7D" w14:textId="77777777" w:rsidR="002A7270" w:rsidRDefault="00A25B08">
      <w:pPr>
        <w:spacing w:before="240"/>
        <w:jc w:val="both"/>
        <w:rPr>
          <w:rFonts w:ascii="Times New Roman" w:hAnsi="Times New Roman" w:cs="Times New Roman"/>
        </w:rPr>
      </w:pPr>
      <w:r>
        <w:rPr>
          <w:rFonts w:ascii="Times New Roman" w:hAnsi="Times New Roman" w:cs="Times New Roman"/>
        </w:rPr>
        <w:t xml:space="preserve">Finally, an age-based event study is performed to identify the persistence of the impact over time by expanding the sample to consider multiple years in the future and allowing one coefficient for each of them, as presented in equation (4): </w:t>
      </w:r>
    </w:p>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5"/>
        <w:gridCol w:w="663"/>
      </w:tblGrid>
      <w:tr w:rsidR="002A7270" w14:paraId="5B154B80" w14:textId="77777777">
        <w:trPr>
          <w:trHeight w:val="648"/>
          <w:jc w:val="center"/>
        </w:trPr>
        <w:tc>
          <w:tcPr>
            <w:tcW w:w="9255" w:type="dxa"/>
          </w:tcPr>
          <w:p w14:paraId="5B154B7E" w14:textId="77777777" w:rsidR="002A7270" w:rsidRDefault="00D31821">
            <w:pPr>
              <w:spacing w:after="0" w:line="240" w:lineRule="auto"/>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age</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k</m:t>
                    </m:r>
                  </m:sub>
                </m:sSub>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age</m:t>
                        </m:r>
                      </m:e>
                      <m:sub>
                        <m:r>
                          <w:rPr>
                            <w:rFonts w:ascii="Cambria Math" w:hAnsi="Cambria Math" w:cs="Times New Roman"/>
                          </w:rPr>
                          <m:t>t</m:t>
                        </m:r>
                      </m:sub>
                    </m:sSub>
                  </m:e>
                </m:nary>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it</m:t>
                    </m:r>
                  </m:sub>
                </m:sSub>
              </m:oMath>
            </m:oMathPara>
          </w:p>
        </w:tc>
        <w:tc>
          <w:tcPr>
            <w:tcW w:w="663" w:type="dxa"/>
            <w:vAlign w:val="center"/>
          </w:tcPr>
          <w:p w14:paraId="5B154B7F" w14:textId="77777777" w:rsidR="002A7270" w:rsidRDefault="00A25B08">
            <w:pPr>
              <w:spacing w:after="0" w:line="240" w:lineRule="auto"/>
              <w:jc w:val="center"/>
              <w:rPr>
                <w:rFonts w:ascii="Times New Roman" w:hAnsi="Times New Roman" w:cs="Times New Roman"/>
              </w:rPr>
            </w:pPr>
            <w:r>
              <w:rPr>
                <w:rFonts w:ascii="Times New Roman" w:hAnsi="Times New Roman" w:cs="Times New Roman"/>
              </w:rPr>
              <w:t>(4)</w:t>
            </w:r>
          </w:p>
        </w:tc>
      </w:tr>
    </w:tbl>
    <w:p w14:paraId="5B154B81" w14:textId="77777777" w:rsidR="002A7270" w:rsidRDefault="00A25B08">
      <w:pPr>
        <w:jc w:val="both"/>
        <w:rPr>
          <w:rFonts w:ascii="Times New Roman" w:hAnsi="Times New Roman" w:cs="Times New Roman"/>
        </w:rPr>
      </w:pPr>
      <w:r>
        <w:rPr>
          <w:rFonts w:ascii="Times New Roman" w:hAnsi="Times New Roman" w:cs="Times New Roman"/>
        </w:rPr>
        <w:t>It is worth pointing out that each equation was estimated using Weighted-Least-Squares (WLS), considering the expansion factor that INE provides for each observation, with the intention of generalizing the results to the entire population of individuals born in 2002 and who were in their last year of High School during 2020. In addition, the reported standard errors are robust to heteroskedasticity, as recommended by Mackinnon and White (1985), confidence intervals and Minimum Detectable Effects (MDE) are also computed to aid in the interpretation of statistically insignificant coefficients.</w:t>
      </w:r>
    </w:p>
    <w:p w14:paraId="5B154B82" w14:textId="77777777" w:rsidR="002A7270" w:rsidRDefault="002A7270">
      <w:pPr>
        <w:jc w:val="both"/>
        <w:rPr>
          <w:rFonts w:ascii="Times New Roman" w:hAnsi="Times New Roman" w:cs="Times New Roman"/>
        </w:rPr>
      </w:pPr>
    </w:p>
    <w:p w14:paraId="5B154B83" w14:textId="77777777" w:rsidR="002A7270" w:rsidRDefault="002A7270">
      <w:pPr>
        <w:jc w:val="both"/>
        <w:rPr>
          <w:rFonts w:ascii="Times New Roman" w:hAnsi="Times New Roman" w:cs="Times New Roman"/>
        </w:rPr>
      </w:pPr>
    </w:p>
    <w:p w14:paraId="5B154B84" w14:textId="77777777" w:rsidR="002A7270" w:rsidRDefault="002A7270">
      <w:pPr>
        <w:pStyle w:val="ListParagraph"/>
        <w:jc w:val="both"/>
        <w:rPr>
          <w:rFonts w:ascii="Times New Roman" w:hAnsi="Times New Roman" w:cs="Times New Roman"/>
          <w:b/>
          <w:bCs/>
        </w:rPr>
      </w:pPr>
    </w:p>
    <w:p w14:paraId="5B154B85" w14:textId="77777777" w:rsidR="002A7270" w:rsidRDefault="00A25B08">
      <w:pPr>
        <w:rPr>
          <w:rFonts w:ascii="Times New Roman" w:hAnsi="Times New Roman" w:cs="Times New Roman"/>
          <w:b/>
          <w:bCs/>
          <w:sz w:val="28"/>
          <w:szCs w:val="28"/>
        </w:rPr>
      </w:pPr>
      <w:r>
        <w:rPr>
          <w:rFonts w:ascii="Times New Roman" w:hAnsi="Times New Roman" w:cs="Times New Roman"/>
          <w:b/>
          <w:bCs/>
          <w:sz w:val="28"/>
          <w:szCs w:val="28"/>
        </w:rPr>
        <w:br w:type="page"/>
      </w:r>
    </w:p>
    <w:p w14:paraId="5B154B86" w14:textId="77777777" w:rsidR="002A7270" w:rsidRDefault="00A25B08">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Results and Discussion</w:t>
      </w:r>
    </w:p>
    <w:p w14:paraId="226E3698" w14:textId="77777777" w:rsidR="00874AD2" w:rsidRDefault="00A25B08">
      <w:pPr>
        <w:jc w:val="both"/>
        <w:rPr>
          <w:rFonts w:ascii="Times New Roman" w:hAnsi="Times New Roman" w:cs="Times New Roman"/>
        </w:rPr>
      </w:pPr>
      <w:r>
        <w:rPr>
          <w:rFonts w:ascii="Times New Roman" w:hAnsi="Times New Roman" w:cs="Times New Roman"/>
        </w:rPr>
        <w:t xml:space="preserve">The first step in </w:t>
      </w:r>
      <w:r w:rsidR="00932E9E">
        <w:rPr>
          <w:rFonts w:ascii="Times New Roman" w:hAnsi="Times New Roman" w:cs="Times New Roman"/>
        </w:rPr>
        <w:t>the</w:t>
      </w:r>
      <w:r>
        <w:rPr>
          <w:rFonts w:ascii="Times New Roman" w:hAnsi="Times New Roman" w:cs="Times New Roman"/>
        </w:rPr>
        <w:t xml:space="preserve"> analysis was to identify whether the PT</w:t>
      </w:r>
      <w:r>
        <w:rPr>
          <w:rStyle w:val="FootnoteReference"/>
          <w:rFonts w:ascii="Times New Roman" w:hAnsi="Times New Roman" w:cs="Times New Roman"/>
        </w:rPr>
        <w:footnoteReference w:id="7"/>
      </w:r>
      <w:r>
        <w:rPr>
          <w:rFonts w:ascii="Times New Roman" w:hAnsi="Times New Roman" w:cs="Times New Roman"/>
        </w:rPr>
        <w:t xml:space="preserve"> assumption holds. Since the household survey data provided by INE were not panels following the same individuals over time, a dynamic analysis</w:t>
      </w:r>
      <w:r w:rsidR="00932E9E">
        <w:rPr>
          <w:rFonts w:ascii="Times New Roman" w:hAnsi="Times New Roman" w:cs="Times New Roman"/>
        </w:rPr>
        <w:t xml:space="preserve"> could not be performed</w:t>
      </w:r>
      <w:r>
        <w:rPr>
          <w:rFonts w:ascii="Times New Roman" w:hAnsi="Times New Roman" w:cs="Times New Roman"/>
        </w:rPr>
        <w:t xml:space="preserve">. Instead, a balance check </w:t>
      </w:r>
      <w:r w:rsidR="00932E9E">
        <w:rPr>
          <w:rFonts w:ascii="Times New Roman" w:hAnsi="Times New Roman" w:cs="Times New Roman"/>
        </w:rPr>
        <w:t xml:space="preserve">was conducted </w:t>
      </w:r>
      <w:r>
        <w:rPr>
          <w:rFonts w:ascii="Times New Roman" w:hAnsi="Times New Roman" w:cs="Times New Roman"/>
        </w:rPr>
        <w:t xml:space="preserve">to assess the comparability of treatment and control groups in the pre-period. This is presented in Table 3, where </w:t>
      </w:r>
      <w:r w:rsidR="008B4D64">
        <w:rPr>
          <w:rFonts w:ascii="Times New Roman" w:hAnsi="Times New Roman" w:cs="Times New Roman"/>
        </w:rPr>
        <w:t>it</w:t>
      </w:r>
      <w:r>
        <w:rPr>
          <w:rFonts w:ascii="Times New Roman" w:hAnsi="Times New Roman" w:cs="Times New Roman"/>
        </w:rPr>
        <w:t xml:space="preserve"> can</w:t>
      </w:r>
      <w:r w:rsidR="008B4D64">
        <w:rPr>
          <w:rFonts w:ascii="Times New Roman" w:hAnsi="Times New Roman" w:cs="Times New Roman"/>
        </w:rPr>
        <w:t xml:space="preserve"> be</w:t>
      </w:r>
      <w:r>
        <w:rPr>
          <w:rFonts w:ascii="Times New Roman" w:hAnsi="Times New Roman" w:cs="Times New Roman"/>
        </w:rPr>
        <w:t xml:space="preserve"> see</w:t>
      </w:r>
      <w:r w:rsidR="008B4D64">
        <w:rPr>
          <w:rFonts w:ascii="Times New Roman" w:hAnsi="Times New Roman" w:cs="Times New Roman"/>
        </w:rPr>
        <w:t>n</w:t>
      </w:r>
      <w:r>
        <w:rPr>
          <w:rFonts w:ascii="Times New Roman" w:hAnsi="Times New Roman" w:cs="Times New Roman"/>
        </w:rPr>
        <w:t xml:space="preserve"> that both cohorts show similar demographic characteristics (e.g., the proportion of women and people living in urban areas) and labor market characteristics (e.g., activity, occupation, and informality rates). </w:t>
      </w:r>
    </w:p>
    <w:p w14:paraId="066469ED" w14:textId="581D903A" w:rsidR="00874AD2" w:rsidRDefault="00A25B08">
      <w:pPr>
        <w:jc w:val="both"/>
        <w:rPr>
          <w:rFonts w:ascii="Times New Roman" w:hAnsi="Times New Roman" w:cs="Times New Roman"/>
        </w:rPr>
      </w:pPr>
      <w:r>
        <w:rPr>
          <w:rFonts w:ascii="Times New Roman" w:hAnsi="Times New Roman" w:cs="Times New Roman"/>
        </w:rPr>
        <w:t xml:space="preserve">Applying Baker </w:t>
      </w:r>
      <w:r w:rsidRPr="00AD65A9">
        <w:rPr>
          <w:rFonts w:ascii="Times New Roman" w:hAnsi="Times New Roman" w:cs="Times New Roman"/>
        </w:rPr>
        <w:t xml:space="preserve">et al.’s (2025) rule to analyze the SMD, </w:t>
      </w:r>
      <w:r w:rsidR="009E4CEF" w:rsidRPr="00AD65A9">
        <w:rPr>
          <w:rFonts w:ascii="Times New Roman" w:hAnsi="Times New Roman" w:cs="Times New Roman"/>
        </w:rPr>
        <w:t>most</w:t>
      </w:r>
      <w:r w:rsidRPr="00AD65A9">
        <w:rPr>
          <w:rFonts w:ascii="Times New Roman" w:hAnsi="Times New Roman" w:cs="Times New Roman"/>
        </w:rPr>
        <w:t xml:space="preserve"> variables are below the 0.25 threshold</w:t>
      </w:r>
      <w:r w:rsidR="009D5E19" w:rsidRPr="00AD65A9">
        <w:rPr>
          <w:rFonts w:ascii="Times New Roman" w:hAnsi="Times New Roman" w:cs="Times New Roman"/>
        </w:rPr>
        <w:t xml:space="preserve">, </w:t>
      </w:r>
      <w:r w:rsidRPr="00AD65A9">
        <w:rPr>
          <w:rFonts w:ascii="Times New Roman" w:hAnsi="Times New Roman" w:cs="Times New Roman"/>
        </w:rPr>
        <w:t xml:space="preserve">providing strong evidence that the groups are balanced. </w:t>
      </w:r>
      <w:r w:rsidR="00874AD2" w:rsidRPr="00AD65A9">
        <w:rPr>
          <w:rFonts w:ascii="Times New Roman" w:hAnsi="Times New Roman" w:cs="Times New Roman"/>
        </w:rPr>
        <w:t xml:space="preserve">The only exception is the indigenous variable for the weighted case, which can be attributed to a change in the weighting factors assigned by INE </w:t>
      </w:r>
      <w:r w:rsidR="003A2C13" w:rsidRPr="00AD65A9">
        <w:rPr>
          <w:rFonts w:ascii="Times New Roman" w:hAnsi="Times New Roman" w:cs="Times New Roman"/>
        </w:rPr>
        <w:t>over the two years of the surveys</w:t>
      </w:r>
      <w:r w:rsidR="005167CF" w:rsidRPr="00AD65A9">
        <w:rPr>
          <w:rFonts w:ascii="Times New Roman" w:hAnsi="Times New Roman" w:cs="Times New Roman"/>
        </w:rPr>
        <w:t>, rather than</w:t>
      </w:r>
      <w:r w:rsidR="00EF082B" w:rsidRPr="00AD65A9">
        <w:rPr>
          <w:rFonts w:ascii="Times New Roman" w:hAnsi="Times New Roman" w:cs="Times New Roman"/>
        </w:rPr>
        <w:t xml:space="preserve"> </w:t>
      </w:r>
      <w:r w:rsidR="005167CF" w:rsidRPr="00AD65A9">
        <w:rPr>
          <w:rFonts w:ascii="Times New Roman" w:hAnsi="Times New Roman" w:cs="Times New Roman"/>
        </w:rPr>
        <w:t xml:space="preserve">a change in the proportion of </w:t>
      </w:r>
      <w:r w:rsidR="004062F8" w:rsidRPr="00AD65A9">
        <w:rPr>
          <w:rFonts w:ascii="Times New Roman" w:hAnsi="Times New Roman" w:cs="Times New Roman"/>
        </w:rPr>
        <w:t xml:space="preserve">the </w:t>
      </w:r>
      <w:r w:rsidR="0074370C" w:rsidRPr="00AD65A9">
        <w:rPr>
          <w:rFonts w:ascii="Times New Roman" w:hAnsi="Times New Roman" w:cs="Times New Roman"/>
        </w:rPr>
        <w:t>indigenous population surveyed</w:t>
      </w:r>
      <w:r w:rsidR="00AF0BCD" w:rsidRPr="00AD65A9">
        <w:rPr>
          <w:rFonts w:ascii="Times New Roman" w:hAnsi="Times New Roman" w:cs="Times New Roman"/>
        </w:rPr>
        <w:t>,</w:t>
      </w:r>
      <w:r w:rsidR="0074370C" w:rsidRPr="00AD65A9">
        <w:rPr>
          <w:rFonts w:ascii="Times New Roman" w:hAnsi="Times New Roman" w:cs="Times New Roman"/>
        </w:rPr>
        <w:t xml:space="preserve"> as the </w:t>
      </w:r>
      <w:r w:rsidR="00EF082B" w:rsidRPr="00AD65A9">
        <w:rPr>
          <w:rFonts w:ascii="Times New Roman" w:hAnsi="Times New Roman" w:cs="Times New Roman"/>
        </w:rPr>
        <w:t>un</w:t>
      </w:r>
      <w:r w:rsidR="0074370C" w:rsidRPr="00AD65A9">
        <w:rPr>
          <w:rFonts w:ascii="Times New Roman" w:hAnsi="Times New Roman" w:cs="Times New Roman"/>
        </w:rPr>
        <w:t xml:space="preserve">weighted case obtained </w:t>
      </w:r>
      <w:r w:rsidR="008021D4" w:rsidRPr="00AD65A9">
        <w:rPr>
          <w:rFonts w:ascii="Times New Roman" w:hAnsi="Times New Roman" w:cs="Times New Roman"/>
        </w:rPr>
        <w:t>an</w:t>
      </w:r>
      <w:r w:rsidR="0074370C" w:rsidRPr="00AD65A9">
        <w:rPr>
          <w:rFonts w:ascii="Times New Roman" w:hAnsi="Times New Roman" w:cs="Times New Roman"/>
        </w:rPr>
        <w:t xml:space="preserve"> </w:t>
      </w:r>
      <w:r w:rsidR="00EF082B" w:rsidRPr="00AD65A9">
        <w:rPr>
          <w:rFonts w:ascii="Times New Roman" w:hAnsi="Times New Roman" w:cs="Times New Roman"/>
        </w:rPr>
        <w:t>estimate</w:t>
      </w:r>
      <w:r w:rsidR="0074370C" w:rsidRPr="00AD65A9">
        <w:rPr>
          <w:rFonts w:ascii="Times New Roman" w:hAnsi="Times New Roman" w:cs="Times New Roman"/>
        </w:rPr>
        <w:t xml:space="preserve"> of 0.196</w:t>
      </w:r>
      <w:r w:rsidR="005167CF" w:rsidRPr="00AD65A9">
        <w:rPr>
          <w:rFonts w:ascii="Times New Roman" w:hAnsi="Times New Roman" w:cs="Times New Roman"/>
        </w:rPr>
        <w:t>.</w:t>
      </w:r>
      <w:r w:rsidR="00AF0BCD" w:rsidRPr="00AD65A9">
        <w:rPr>
          <w:rFonts w:ascii="Times New Roman" w:hAnsi="Times New Roman" w:cs="Times New Roman"/>
        </w:rPr>
        <w:t xml:space="preserve"> </w:t>
      </w:r>
      <w:r w:rsidR="00BA710A" w:rsidRPr="00AD65A9">
        <w:rPr>
          <w:rFonts w:ascii="Times New Roman" w:hAnsi="Times New Roman" w:cs="Times New Roman"/>
        </w:rPr>
        <w:t xml:space="preserve">Since the gap between the SMD calculated (0.259) and the threshold is not </w:t>
      </w:r>
      <w:r w:rsidR="003E024D" w:rsidRPr="00AD65A9">
        <w:rPr>
          <w:rFonts w:ascii="Times New Roman" w:hAnsi="Times New Roman" w:cs="Times New Roman"/>
        </w:rPr>
        <w:t>substantial</w:t>
      </w:r>
      <w:r w:rsidR="004062F8" w:rsidRPr="00AD65A9">
        <w:rPr>
          <w:rFonts w:ascii="Times New Roman" w:hAnsi="Times New Roman" w:cs="Times New Roman"/>
        </w:rPr>
        <w:t>,</w:t>
      </w:r>
      <w:r w:rsidR="003E024D" w:rsidRPr="00AD65A9">
        <w:rPr>
          <w:rFonts w:ascii="Times New Roman" w:hAnsi="Times New Roman" w:cs="Times New Roman"/>
        </w:rPr>
        <w:t xml:space="preserve"> and the sample was not </w:t>
      </w:r>
      <w:r w:rsidR="00D0003B" w:rsidRPr="00AD65A9">
        <w:rPr>
          <w:rFonts w:ascii="Times New Roman" w:hAnsi="Times New Roman" w:cs="Times New Roman"/>
        </w:rPr>
        <w:t>built</w:t>
      </w:r>
      <w:r w:rsidR="003E024D" w:rsidRPr="00AD65A9">
        <w:rPr>
          <w:rFonts w:ascii="Times New Roman" w:hAnsi="Times New Roman" w:cs="Times New Roman"/>
        </w:rPr>
        <w:t xml:space="preserve"> specifically for the study, it is going to be considered acceptable for this research.</w:t>
      </w:r>
      <w:r w:rsidR="003E024D">
        <w:rPr>
          <w:rFonts w:ascii="Times New Roman" w:hAnsi="Times New Roman" w:cs="Times New Roman"/>
        </w:rPr>
        <w:t xml:space="preserve"> </w:t>
      </w:r>
      <w:r w:rsidR="003F1C25">
        <w:rPr>
          <w:rFonts w:ascii="Times New Roman" w:hAnsi="Times New Roman" w:cs="Times New Roman"/>
        </w:rPr>
        <w:t xml:space="preserve"> </w:t>
      </w:r>
      <w:r w:rsidR="0079502E">
        <w:rPr>
          <w:rFonts w:ascii="Times New Roman" w:hAnsi="Times New Roman" w:cs="Times New Roman"/>
        </w:rPr>
        <w:t xml:space="preserve"> </w:t>
      </w:r>
    </w:p>
    <w:p w14:paraId="5B154B88" w14:textId="77777777" w:rsidR="002A7270" w:rsidRDefault="00A25B08">
      <w:pPr>
        <w:spacing w:before="240" w:after="0"/>
        <w:jc w:val="both"/>
        <w:rPr>
          <w:rFonts w:ascii="Times New Roman" w:hAnsi="Times New Roman" w:cs="Times New Roman"/>
          <w:b/>
          <w:bCs/>
        </w:rPr>
      </w:pPr>
      <w:r>
        <w:rPr>
          <w:rFonts w:ascii="Times New Roman" w:hAnsi="Times New Roman" w:cs="Times New Roman"/>
          <w:b/>
          <w:bCs/>
        </w:rPr>
        <w:t>Table 3. Balance Check between Treatment and Control groups in the Pre-Period</w:t>
      </w:r>
    </w:p>
    <w:p w14:paraId="5B154B89" w14:textId="77777777" w:rsidR="002A7270" w:rsidRDefault="00A25B08">
      <w:pPr>
        <w:spacing w:after="0"/>
        <w:jc w:val="center"/>
        <w:rPr>
          <w:rFonts w:ascii="Times New Roman" w:hAnsi="Times New Roman" w:cs="Times New Roman"/>
        </w:rPr>
      </w:pPr>
      <w:r>
        <w:rPr>
          <w:rFonts w:ascii="Times New Roman" w:hAnsi="Times New Roman" w:cs="Times New Roman"/>
          <w:noProof/>
        </w:rPr>
        <w:drawing>
          <wp:inline distT="0" distB="0" distL="0" distR="0" wp14:anchorId="5B154BFF" wp14:editId="75BF7EE5">
            <wp:extent cx="1828800" cy="2926080"/>
            <wp:effectExtent l="0" t="0" r="0" b="7620"/>
            <wp:docPr id="1630373045" name="Picture 1" descr="A table of numbers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30373045" name="Picture 1" descr="A table of numbers with black text&#10;&#10;AI-generated content may be incorrect."/>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1828800" cy="2926080"/>
                    </a:xfrm>
                    <a:prstGeom prst="rect">
                      <a:avLst/>
                    </a:prstGeom>
                  </pic:spPr>
                </pic:pic>
              </a:graphicData>
            </a:graphic>
          </wp:inline>
        </w:drawing>
      </w:r>
    </w:p>
    <w:p w14:paraId="5B154B8A" w14:textId="0ECA8CA5" w:rsidR="002A7270" w:rsidRDefault="00A25B08">
      <w:pPr>
        <w:spacing w:after="0"/>
        <w:jc w:val="both"/>
        <w:rPr>
          <w:rFonts w:ascii="Times New Roman" w:hAnsi="Times New Roman" w:cs="Times New Roman"/>
        </w:rPr>
      </w:pPr>
      <w:r>
        <w:rPr>
          <w:rFonts w:ascii="Times New Roman" w:hAnsi="Times New Roman" w:cs="Times New Roman"/>
          <w:sz w:val="20"/>
          <w:szCs w:val="20"/>
        </w:rPr>
        <w:t xml:space="preserve">Source: Author’s calculations, using data from the National Employment and Income Surveys of 2018 and 2019.  The upper panel presents a simple mean for the values of all variables in the sample, while the lower panel presents a weighted average considering the expansion factor to obtain population estimates. The third column calculates the Standardized Mean Difference (SMD) between treatment and control </w:t>
      </w:r>
      <w:r w:rsidRPr="00BF39A6">
        <w:rPr>
          <w:rFonts w:ascii="Times New Roman" w:hAnsi="Times New Roman" w:cs="Times New Roman"/>
          <w:sz w:val="20"/>
          <w:szCs w:val="20"/>
        </w:rPr>
        <w:t>groups.</w:t>
      </w:r>
      <w:r w:rsidR="002728EE" w:rsidRPr="00BF39A6">
        <w:rPr>
          <w:rFonts w:ascii="Times New Roman" w:hAnsi="Times New Roman" w:cs="Times New Roman"/>
          <w:sz w:val="20"/>
          <w:szCs w:val="20"/>
        </w:rPr>
        <w:t xml:space="preserve"> </w:t>
      </w:r>
      <w:r w:rsidR="006F0AEA" w:rsidRPr="00BF39A6">
        <w:rPr>
          <w:rFonts w:ascii="Times New Roman" w:hAnsi="Times New Roman" w:cs="Times New Roman"/>
          <w:sz w:val="20"/>
          <w:szCs w:val="20"/>
        </w:rPr>
        <w:t xml:space="preserve">Urban, Woman, Indigenous, </w:t>
      </w:r>
      <w:r w:rsidR="00C50F50" w:rsidRPr="00BF39A6">
        <w:rPr>
          <w:rFonts w:ascii="Times New Roman" w:hAnsi="Times New Roman" w:cs="Times New Roman"/>
          <w:sz w:val="20"/>
          <w:szCs w:val="20"/>
        </w:rPr>
        <w:t>Occu</w:t>
      </w:r>
      <w:r w:rsidR="006F0AEA" w:rsidRPr="00BF39A6">
        <w:rPr>
          <w:rFonts w:ascii="Times New Roman" w:hAnsi="Times New Roman" w:cs="Times New Roman"/>
          <w:sz w:val="20"/>
          <w:szCs w:val="20"/>
        </w:rPr>
        <w:t>pied, Informal</w:t>
      </w:r>
      <w:r w:rsidR="00836853" w:rsidRPr="00BF39A6">
        <w:rPr>
          <w:rFonts w:ascii="Times New Roman" w:hAnsi="Times New Roman" w:cs="Times New Roman"/>
          <w:sz w:val="20"/>
          <w:szCs w:val="20"/>
        </w:rPr>
        <w:t>,</w:t>
      </w:r>
      <w:r w:rsidR="006F0AEA" w:rsidRPr="00BF39A6">
        <w:rPr>
          <w:rFonts w:ascii="Times New Roman" w:hAnsi="Times New Roman" w:cs="Times New Roman"/>
          <w:sz w:val="20"/>
          <w:szCs w:val="20"/>
        </w:rPr>
        <w:t xml:space="preserve"> and Active are dummy variables, </w:t>
      </w:r>
      <w:r w:rsidR="0062361F" w:rsidRPr="00BF39A6">
        <w:rPr>
          <w:rFonts w:ascii="Times New Roman" w:hAnsi="Times New Roman" w:cs="Times New Roman"/>
          <w:sz w:val="20"/>
          <w:szCs w:val="20"/>
        </w:rPr>
        <w:t xml:space="preserve">having a value of 1 </w:t>
      </w:r>
      <w:r w:rsidR="002728EE" w:rsidRPr="00BF39A6">
        <w:rPr>
          <w:rFonts w:ascii="Times New Roman" w:hAnsi="Times New Roman" w:cs="Times New Roman"/>
          <w:sz w:val="20"/>
          <w:szCs w:val="20"/>
        </w:rPr>
        <w:t>for the individuals who belong to each of those demographic groups</w:t>
      </w:r>
      <w:r w:rsidR="0062361F" w:rsidRPr="00BF39A6">
        <w:rPr>
          <w:rFonts w:ascii="Times New Roman" w:hAnsi="Times New Roman" w:cs="Times New Roman"/>
          <w:sz w:val="20"/>
          <w:szCs w:val="20"/>
        </w:rPr>
        <w:t>.</w:t>
      </w:r>
      <w:r w:rsidR="002728EE" w:rsidRPr="00BF39A6">
        <w:rPr>
          <w:rFonts w:ascii="Times New Roman" w:hAnsi="Times New Roman" w:cs="Times New Roman"/>
          <w:sz w:val="20"/>
          <w:szCs w:val="20"/>
        </w:rPr>
        <w:t xml:space="preserve"> </w:t>
      </w:r>
      <w:r w:rsidR="007646A5" w:rsidRPr="00BF39A6">
        <w:rPr>
          <w:rFonts w:ascii="Times New Roman" w:hAnsi="Times New Roman" w:cs="Times New Roman"/>
          <w:sz w:val="20"/>
          <w:szCs w:val="20"/>
        </w:rPr>
        <w:t>“</w:t>
      </w:r>
      <w:r w:rsidR="002728EE" w:rsidRPr="00BF39A6">
        <w:rPr>
          <w:rFonts w:ascii="Times New Roman" w:hAnsi="Times New Roman" w:cs="Times New Roman"/>
          <w:sz w:val="20"/>
          <w:szCs w:val="20"/>
        </w:rPr>
        <w:t>Income</w:t>
      </w:r>
      <w:r w:rsidR="007646A5" w:rsidRPr="00BF39A6">
        <w:rPr>
          <w:rFonts w:ascii="Times New Roman" w:hAnsi="Times New Roman" w:cs="Times New Roman"/>
          <w:sz w:val="20"/>
          <w:szCs w:val="20"/>
        </w:rPr>
        <w:t>”</w:t>
      </w:r>
      <w:r w:rsidR="00C50F50" w:rsidRPr="00BF39A6">
        <w:rPr>
          <w:rFonts w:ascii="Times New Roman" w:hAnsi="Times New Roman" w:cs="Times New Roman"/>
          <w:sz w:val="20"/>
          <w:szCs w:val="20"/>
        </w:rPr>
        <w:t xml:space="preserve"> is</w:t>
      </w:r>
      <w:r w:rsidR="007646A5" w:rsidRPr="00BF39A6">
        <w:rPr>
          <w:rFonts w:ascii="Times New Roman" w:hAnsi="Times New Roman" w:cs="Times New Roman"/>
          <w:sz w:val="20"/>
          <w:szCs w:val="20"/>
        </w:rPr>
        <w:t xml:space="preserve"> calculated in Quetzales per </w:t>
      </w:r>
      <w:r w:rsidR="00804849" w:rsidRPr="00BF39A6">
        <w:rPr>
          <w:rFonts w:ascii="Times New Roman" w:hAnsi="Times New Roman" w:cs="Times New Roman"/>
          <w:sz w:val="20"/>
          <w:szCs w:val="20"/>
        </w:rPr>
        <w:t>month,</w:t>
      </w:r>
      <w:r w:rsidR="007646A5" w:rsidRPr="00BF39A6">
        <w:rPr>
          <w:rFonts w:ascii="Times New Roman" w:hAnsi="Times New Roman" w:cs="Times New Roman"/>
          <w:sz w:val="20"/>
          <w:szCs w:val="20"/>
        </w:rPr>
        <w:t xml:space="preserve"> and “Hours” </w:t>
      </w:r>
      <w:r w:rsidR="003A26FB" w:rsidRPr="00BF39A6">
        <w:rPr>
          <w:rFonts w:ascii="Times New Roman" w:hAnsi="Times New Roman" w:cs="Times New Roman"/>
          <w:sz w:val="20"/>
          <w:szCs w:val="20"/>
        </w:rPr>
        <w:t>represent the weekly hours worked by each individual in the primary occupation</w:t>
      </w:r>
      <w:r w:rsidR="007646A5" w:rsidRPr="00BF39A6">
        <w:rPr>
          <w:rFonts w:ascii="Times New Roman" w:hAnsi="Times New Roman" w:cs="Times New Roman"/>
          <w:sz w:val="20"/>
          <w:szCs w:val="20"/>
        </w:rPr>
        <w:t>.</w:t>
      </w:r>
      <w:r w:rsidR="00C50F50" w:rsidRPr="00BF39A6">
        <w:rPr>
          <w:rFonts w:ascii="Times New Roman" w:hAnsi="Times New Roman" w:cs="Times New Roman"/>
          <w:sz w:val="20"/>
          <w:szCs w:val="20"/>
        </w:rPr>
        <w:t xml:space="preserve"> </w:t>
      </w:r>
      <w:r w:rsidRPr="00BF39A6">
        <w:rPr>
          <w:rFonts w:ascii="Times New Roman" w:hAnsi="Times New Roman" w:cs="Times New Roman"/>
          <w:sz w:val="20"/>
          <w:szCs w:val="20"/>
        </w:rPr>
        <w:t>Table created</w:t>
      </w:r>
      <w:r>
        <w:rPr>
          <w:rFonts w:ascii="Times New Roman" w:hAnsi="Times New Roman" w:cs="Times New Roman"/>
          <w:sz w:val="20"/>
          <w:szCs w:val="20"/>
        </w:rPr>
        <w:t xml:space="preserve"> using the Stargazer R package (Hlavac, 2022).</w:t>
      </w:r>
    </w:p>
    <w:p w14:paraId="607003B9" w14:textId="77777777" w:rsidR="00A35EE9" w:rsidRDefault="00A35EE9" w:rsidP="00A35EE9">
      <w:pPr>
        <w:spacing w:before="240" w:after="0"/>
        <w:jc w:val="both"/>
        <w:rPr>
          <w:rFonts w:ascii="Times New Roman" w:hAnsi="Times New Roman" w:cs="Times New Roman"/>
        </w:rPr>
      </w:pPr>
    </w:p>
    <w:p w14:paraId="5B154B8B" w14:textId="3A516A83" w:rsidR="002A7270" w:rsidRDefault="00A25B08">
      <w:pPr>
        <w:spacing w:before="240"/>
        <w:jc w:val="both"/>
        <w:rPr>
          <w:rFonts w:ascii="Times New Roman" w:hAnsi="Times New Roman" w:cs="Times New Roman"/>
        </w:rPr>
      </w:pPr>
      <w:r>
        <w:rPr>
          <w:rFonts w:ascii="Times New Roman" w:hAnsi="Times New Roman" w:cs="Times New Roman"/>
        </w:rPr>
        <w:t xml:space="preserve">The means of each qualitative variable, with their respective 95% confidence intervals, are plotted in Figure 4, while the kernel probability density function (PDF) for income and weekly hours worked are shown in Figure 5. This visual analysis, together with the calculations above, </w:t>
      </w:r>
      <w:r w:rsidR="00F73E89">
        <w:rPr>
          <w:rFonts w:ascii="Times New Roman" w:hAnsi="Times New Roman" w:cs="Times New Roman"/>
        </w:rPr>
        <w:t xml:space="preserve">allows for </w:t>
      </w:r>
      <w:r>
        <w:rPr>
          <w:rFonts w:ascii="Times New Roman" w:hAnsi="Times New Roman" w:cs="Times New Roman"/>
        </w:rPr>
        <w:t>double-check</w:t>
      </w:r>
      <w:r w:rsidR="00F73E89">
        <w:rPr>
          <w:rFonts w:ascii="Times New Roman" w:hAnsi="Times New Roman" w:cs="Times New Roman"/>
        </w:rPr>
        <w:t>ing</w:t>
      </w:r>
      <w:r>
        <w:rPr>
          <w:rFonts w:ascii="Times New Roman" w:hAnsi="Times New Roman" w:cs="Times New Roman"/>
        </w:rPr>
        <w:t xml:space="preserve"> that the groups are comparable in the pre-period (PT assumption) and provides evidence of the validity of the DiD specification.</w:t>
      </w:r>
    </w:p>
    <w:p w14:paraId="26097D0F" w14:textId="77777777" w:rsidR="00A35EE9" w:rsidRDefault="00A35EE9" w:rsidP="00A35EE9">
      <w:pPr>
        <w:spacing w:before="240" w:after="0"/>
        <w:jc w:val="both"/>
        <w:rPr>
          <w:rFonts w:ascii="Times New Roman" w:hAnsi="Times New Roman" w:cs="Times New Roman"/>
        </w:rPr>
      </w:pPr>
    </w:p>
    <w:p w14:paraId="5B154B8C" w14:textId="77777777" w:rsidR="002A7270" w:rsidRDefault="00A25B08">
      <w:pPr>
        <w:spacing w:before="240" w:after="0"/>
        <w:jc w:val="both"/>
        <w:rPr>
          <w:rFonts w:ascii="Times New Roman" w:hAnsi="Times New Roman" w:cs="Times New Roman"/>
          <w:b/>
          <w:bCs/>
        </w:rPr>
      </w:pPr>
      <w:r>
        <w:rPr>
          <w:rFonts w:ascii="Times New Roman" w:hAnsi="Times New Roman" w:cs="Times New Roman"/>
          <w:b/>
          <w:bCs/>
        </w:rPr>
        <w:t>Figure 4. Mean and Confidence Intervals for Qualitative Variables in the Pre-Period</w:t>
      </w:r>
    </w:p>
    <w:p w14:paraId="5B154B8D" w14:textId="77777777" w:rsidR="002A7270" w:rsidRDefault="00A25B08">
      <w:pPr>
        <w:spacing w:after="0"/>
        <w:jc w:val="center"/>
        <w:rPr>
          <w:rFonts w:ascii="Times New Roman" w:hAnsi="Times New Roman" w:cs="Times New Roman"/>
        </w:rPr>
      </w:pPr>
      <w:r>
        <w:rPr>
          <w:rFonts w:ascii="Times New Roman" w:hAnsi="Times New Roman" w:cs="Times New Roman"/>
          <w:noProof/>
        </w:rPr>
        <w:drawing>
          <wp:inline distT="0" distB="0" distL="0" distR="0" wp14:anchorId="5B154C01" wp14:editId="2A92ADC6">
            <wp:extent cx="3712463" cy="5303520"/>
            <wp:effectExtent l="0" t="0" r="2540" b="0"/>
            <wp:docPr id="267367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67910"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12463" cy="5303520"/>
                    </a:xfrm>
                    <a:prstGeom prst="rect">
                      <a:avLst/>
                    </a:prstGeom>
                  </pic:spPr>
                </pic:pic>
              </a:graphicData>
            </a:graphic>
          </wp:inline>
        </w:drawing>
      </w:r>
    </w:p>
    <w:p w14:paraId="5B154B8E" w14:textId="39E15B1F" w:rsidR="002A7270" w:rsidRDefault="00A25B08">
      <w:pPr>
        <w:jc w:val="both"/>
        <w:rPr>
          <w:rFonts w:ascii="Times New Roman" w:hAnsi="Times New Roman" w:cs="Times New Roman"/>
          <w:sz w:val="20"/>
          <w:szCs w:val="20"/>
        </w:rPr>
      </w:pPr>
      <w:r>
        <w:rPr>
          <w:rFonts w:ascii="Times New Roman" w:hAnsi="Times New Roman" w:cs="Times New Roman"/>
          <w:sz w:val="20"/>
          <w:szCs w:val="20"/>
        </w:rPr>
        <w:t>Source: Author’s calculations, using data from the National Employment and Income Surveys of 2018 and 2019.  The bars present a weighted average for each variable.</w:t>
      </w:r>
      <w:r w:rsidR="00D4467D">
        <w:rPr>
          <w:rFonts w:ascii="Times New Roman" w:hAnsi="Times New Roman" w:cs="Times New Roman"/>
          <w:sz w:val="20"/>
          <w:szCs w:val="20"/>
        </w:rPr>
        <w:t xml:space="preserve"> </w:t>
      </w:r>
      <w:r w:rsidR="00D4467D" w:rsidRPr="00D4467D">
        <w:rPr>
          <w:rFonts w:ascii="Times New Roman" w:hAnsi="Times New Roman" w:cs="Times New Roman"/>
          <w:sz w:val="20"/>
          <w:szCs w:val="20"/>
        </w:rPr>
        <w:t>Urban, Woman, Indigenous, Occupied, Informal and Active are dummy variables, having a value of 1 for the individuals who belong to each of those demographic groups</w:t>
      </w:r>
      <w:r w:rsidR="00D4467D">
        <w:rPr>
          <w:rFonts w:ascii="Times New Roman" w:hAnsi="Times New Roman" w:cs="Times New Roman"/>
          <w:sz w:val="20"/>
          <w:szCs w:val="20"/>
        </w:rPr>
        <w:t>.</w:t>
      </w:r>
      <w:r>
        <w:rPr>
          <w:rFonts w:ascii="Times New Roman" w:hAnsi="Times New Roman" w:cs="Times New Roman"/>
          <w:sz w:val="20"/>
          <w:szCs w:val="20"/>
        </w:rPr>
        <w:t xml:space="preserve"> </w:t>
      </w:r>
    </w:p>
    <w:p w14:paraId="5B154B8F" w14:textId="77777777" w:rsidR="002A7270" w:rsidRDefault="002A7270">
      <w:pPr>
        <w:jc w:val="both"/>
        <w:rPr>
          <w:rFonts w:ascii="Times New Roman" w:hAnsi="Times New Roman" w:cs="Times New Roman"/>
          <w:sz w:val="20"/>
          <w:szCs w:val="20"/>
        </w:rPr>
      </w:pPr>
    </w:p>
    <w:p w14:paraId="5B154B90" w14:textId="21524BC1" w:rsidR="002A7270" w:rsidRDefault="00A25B08">
      <w:pPr>
        <w:spacing w:before="240" w:after="0"/>
        <w:jc w:val="both"/>
        <w:rPr>
          <w:rFonts w:ascii="Times New Roman" w:hAnsi="Times New Roman" w:cs="Times New Roman"/>
          <w:b/>
          <w:bCs/>
        </w:rPr>
      </w:pPr>
      <w:r>
        <w:rPr>
          <w:rFonts w:ascii="Times New Roman" w:hAnsi="Times New Roman" w:cs="Times New Roman"/>
          <w:b/>
          <w:bCs/>
        </w:rPr>
        <w:lastRenderedPageBreak/>
        <w:t>Figure 5. Kernel Probability Density</w:t>
      </w:r>
      <w:r w:rsidR="00B97C16">
        <w:rPr>
          <w:rFonts w:ascii="Times New Roman" w:hAnsi="Times New Roman" w:cs="Times New Roman"/>
          <w:b/>
          <w:bCs/>
        </w:rPr>
        <w:t xml:space="preserve"> Functions</w:t>
      </w:r>
      <w:r>
        <w:rPr>
          <w:rFonts w:ascii="Times New Roman" w:hAnsi="Times New Roman" w:cs="Times New Roman"/>
          <w:b/>
          <w:bCs/>
        </w:rPr>
        <w:t xml:space="preserve"> </w:t>
      </w:r>
      <w:r w:rsidR="009175D7">
        <w:rPr>
          <w:rFonts w:ascii="Times New Roman" w:hAnsi="Times New Roman" w:cs="Times New Roman"/>
          <w:b/>
          <w:bCs/>
        </w:rPr>
        <w:t>for Quantitative Variables</w:t>
      </w:r>
      <w:r>
        <w:rPr>
          <w:rFonts w:ascii="Times New Roman" w:hAnsi="Times New Roman" w:cs="Times New Roman"/>
          <w:b/>
          <w:bCs/>
        </w:rPr>
        <w:t xml:space="preserve"> in the Pre-Period</w:t>
      </w:r>
    </w:p>
    <w:p w14:paraId="5B154B91" w14:textId="77777777" w:rsidR="002A7270" w:rsidRDefault="00A25B08">
      <w:pPr>
        <w:spacing w:after="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B154C03" wp14:editId="5B154C04">
            <wp:extent cx="4907280" cy="2103120"/>
            <wp:effectExtent l="0" t="0" r="7620" b="0"/>
            <wp:docPr id="571568014" name="Picture 3" descr="A graph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014" name="Picture 3" descr="A graph of a patient&#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07807" cy="2103120"/>
                    </a:xfrm>
                    <a:prstGeom prst="rect">
                      <a:avLst/>
                    </a:prstGeom>
                  </pic:spPr>
                </pic:pic>
              </a:graphicData>
            </a:graphic>
          </wp:inline>
        </w:drawing>
      </w:r>
    </w:p>
    <w:p w14:paraId="5B154B92" w14:textId="3D22C00D" w:rsidR="002A7270" w:rsidRDefault="00A25B08">
      <w:pPr>
        <w:jc w:val="both"/>
        <w:rPr>
          <w:rFonts w:ascii="Times New Roman" w:hAnsi="Times New Roman" w:cs="Times New Roman"/>
          <w:sz w:val="20"/>
          <w:szCs w:val="20"/>
        </w:rPr>
      </w:pPr>
      <w:r>
        <w:rPr>
          <w:rFonts w:ascii="Times New Roman" w:hAnsi="Times New Roman" w:cs="Times New Roman"/>
          <w:sz w:val="20"/>
          <w:szCs w:val="20"/>
        </w:rPr>
        <w:t>Source: Author’s calculations, using data from the National Employment and Income Surveys of 2018 and 2019.</w:t>
      </w:r>
      <w:r w:rsidR="001E0EFE">
        <w:rPr>
          <w:rFonts w:ascii="Times New Roman" w:hAnsi="Times New Roman" w:cs="Times New Roman"/>
          <w:sz w:val="20"/>
          <w:szCs w:val="20"/>
        </w:rPr>
        <w:t xml:space="preserve"> </w:t>
      </w:r>
      <w:r w:rsidR="001E0EFE" w:rsidRPr="001E0EFE">
        <w:rPr>
          <w:rFonts w:ascii="Times New Roman" w:hAnsi="Times New Roman" w:cs="Times New Roman"/>
          <w:sz w:val="20"/>
          <w:szCs w:val="20"/>
        </w:rPr>
        <w:t>Income is calculated in Quetzales per month, and Hours represent the weekly hours worked by each individual in the primary occupation</w:t>
      </w:r>
      <w:r w:rsidR="001E0EFE">
        <w:rPr>
          <w:rFonts w:ascii="Times New Roman" w:hAnsi="Times New Roman" w:cs="Times New Roman"/>
          <w:sz w:val="20"/>
          <w:szCs w:val="20"/>
        </w:rPr>
        <w:t>.</w:t>
      </w:r>
    </w:p>
    <w:p w14:paraId="5B154B93" w14:textId="77777777" w:rsidR="002A7270" w:rsidRDefault="002A7270">
      <w:pPr>
        <w:jc w:val="both"/>
        <w:rPr>
          <w:rFonts w:ascii="Times New Roman" w:hAnsi="Times New Roman" w:cs="Times New Roman"/>
        </w:rPr>
      </w:pPr>
    </w:p>
    <w:p w14:paraId="6A28CF7B" w14:textId="61E3110C" w:rsidR="00205E04" w:rsidRPr="00BF39A6" w:rsidRDefault="00A25B08">
      <w:pPr>
        <w:jc w:val="both"/>
        <w:rPr>
          <w:rFonts w:ascii="Times New Roman" w:hAnsi="Times New Roman" w:cs="Times New Roman"/>
        </w:rPr>
      </w:pPr>
      <w:r>
        <w:rPr>
          <w:rFonts w:ascii="Times New Roman" w:hAnsi="Times New Roman" w:cs="Times New Roman"/>
        </w:rPr>
        <w:t xml:space="preserve">Table 4 presents the results using income as the outcome variable of interest, with each column corresponding to </w:t>
      </w:r>
      <w:r w:rsidRPr="00BF39A6">
        <w:rPr>
          <w:rFonts w:ascii="Times New Roman" w:hAnsi="Times New Roman" w:cs="Times New Roman"/>
        </w:rPr>
        <w:t xml:space="preserve">one of the equations </w:t>
      </w:r>
      <w:r w:rsidR="0062057C" w:rsidRPr="00BF39A6">
        <w:rPr>
          <w:rFonts w:ascii="Times New Roman" w:hAnsi="Times New Roman" w:cs="Times New Roman"/>
        </w:rPr>
        <w:t>derived</w:t>
      </w:r>
      <w:r w:rsidRPr="00BF39A6">
        <w:rPr>
          <w:rFonts w:ascii="Times New Roman" w:hAnsi="Times New Roman" w:cs="Times New Roman"/>
        </w:rPr>
        <w:t xml:space="preserve"> in the previous section. </w:t>
      </w:r>
      <w:r w:rsidR="00F73E89" w:rsidRPr="00BF39A6">
        <w:rPr>
          <w:rFonts w:ascii="Times New Roman" w:hAnsi="Times New Roman" w:cs="Times New Roman"/>
        </w:rPr>
        <w:t>Models</w:t>
      </w:r>
      <w:r w:rsidRPr="00BF39A6">
        <w:rPr>
          <w:rFonts w:ascii="Times New Roman" w:hAnsi="Times New Roman" w:cs="Times New Roman"/>
        </w:rPr>
        <w:t xml:space="preserve"> (1) to (3) estimate a negative coefficient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oMath>
      <w:r w:rsidR="007A42F8" w:rsidRPr="00BF39A6">
        <w:rPr>
          <w:rFonts w:ascii="Times New Roman" w:eastAsiaTheme="minorEastAsia" w:hAnsi="Times New Roman" w:cs="Times New Roman"/>
        </w:rPr>
        <w:t xml:space="preserve"> (treatment x post)</w:t>
      </w:r>
      <w:r w:rsidR="00836853" w:rsidRPr="00BF39A6">
        <w:rPr>
          <w:rFonts w:ascii="Times New Roman" w:eastAsiaTheme="minorEastAsia" w:hAnsi="Times New Roman" w:cs="Times New Roman"/>
        </w:rPr>
        <w:t>,</w:t>
      </w:r>
      <w:r w:rsidRPr="00BF39A6">
        <w:rPr>
          <w:rFonts w:ascii="Times New Roman" w:hAnsi="Times New Roman" w:cs="Times New Roman"/>
        </w:rPr>
        <w:t xml:space="preserve"> </w:t>
      </w:r>
      <w:r w:rsidR="00836853" w:rsidRPr="00BF39A6">
        <w:rPr>
          <w:rFonts w:ascii="Times New Roman" w:hAnsi="Times New Roman" w:cs="Times New Roman"/>
        </w:rPr>
        <w:t>although</w:t>
      </w:r>
      <w:r w:rsidRPr="00BF39A6">
        <w:rPr>
          <w:rFonts w:ascii="Times New Roman" w:hAnsi="Times New Roman" w:cs="Times New Roman"/>
        </w:rPr>
        <w:t xml:space="preserve"> not statistically significant</w:t>
      </w:r>
      <w:r w:rsidR="00205E04" w:rsidRPr="00BF39A6">
        <w:rPr>
          <w:rFonts w:ascii="Times New Roman" w:hAnsi="Times New Roman" w:cs="Times New Roman"/>
        </w:rPr>
        <w:t xml:space="preserve">. </w:t>
      </w:r>
      <w:r w:rsidRPr="00BF39A6">
        <w:rPr>
          <w:rFonts w:ascii="Times New Roman" w:hAnsi="Times New Roman" w:cs="Times New Roman"/>
        </w:rPr>
        <w:t>Additionally, “women” is the only statistically significant control, showing a negative coefficient in both models (2) and (3), which indicates the existence of a gender gap between Q215 and Q230 before the pandemic.</w:t>
      </w:r>
      <w:r w:rsidR="00205E04" w:rsidRPr="00BF39A6">
        <w:rPr>
          <w:rFonts w:ascii="Times New Roman" w:hAnsi="Times New Roman" w:cs="Times New Roman"/>
        </w:rPr>
        <w:t xml:space="preserve"> </w:t>
      </w:r>
      <w:r w:rsidR="006428C0" w:rsidRPr="00BF39A6">
        <w:rPr>
          <w:rFonts w:ascii="Times New Roman" w:hAnsi="Times New Roman" w:cs="Times New Roman"/>
        </w:rPr>
        <w:t>These</w:t>
      </w:r>
      <w:r w:rsidR="000B3A22" w:rsidRPr="00BF39A6">
        <w:rPr>
          <w:rFonts w:ascii="Times New Roman" w:hAnsi="Times New Roman" w:cs="Times New Roman"/>
        </w:rPr>
        <w:t xml:space="preserve"> models were able to explain a proportion ranging between 6% and 8% of </w:t>
      </w:r>
      <w:r w:rsidR="006428C0" w:rsidRPr="00BF39A6">
        <w:rPr>
          <w:rFonts w:ascii="Times New Roman" w:hAnsi="Times New Roman" w:cs="Times New Roman"/>
        </w:rPr>
        <w:t>the variance of income</w:t>
      </w:r>
      <w:r w:rsidR="009537C9" w:rsidRPr="00BF39A6">
        <w:rPr>
          <w:rFonts w:ascii="Times New Roman" w:hAnsi="Times New Roman" w:cs="Times New Roman"/>
        </w:rPr>
        <w:t xml:space="preserve">, </w:t>
      </w:r>
      <w:r w:rsidR="003071EB" w:rsidRPr="00BF39A6">
        <w:rPr>
          <w:rFonts w:ascii="Times New Roman" w:hAnsi="Times New Roman" w:cs="Times New Roman"/>
        </w:rPr>
        <w:t>denoting</w:t>
      </w:r>
      <w:r w:rsidR="009537C9" w:rsidRPr="00BF39A6">
        <w:rPr>
          <w:rFonts w:ascii="Times New Roman" w:hAnsi="Times New Roman" w:cs="Times New Roman"/>
        </w:rPr>
        <w:t xml:space="preserve"> a limited </w:t>
      </w:r>
      <w:r w:rsidR="003A592F" w:rsidRPr="00BF39A6">
        <w:rPr>
          <w:rFonts w:ascii="Times New Roman" w:hAnsi="Times New Roman" w:cs="Times New Roman"/>
        </w:rPr>
        <w:t>explanatory</w:t>
      </w:r>
      <w:r w:rsidR="009537C9" w:rsidRPr="00BF39A6">
        <w:rPr>
          <w:rFonts w:ascii="Times New Roman" w:hAnsi="Times New Roman" w:cs="Times New Roman"/>
        </w:rPr>
        <w:t xml:space="preserve"> </w:t>
      </w:r>
      <w:r w:rsidR="001C0878" w:rsidRPr="00BF39A6">
        <w:rPr>
          <w:rFonts w:ascii="Times New Roman" w:hAnsi="Times New Roman" w:cs="Times New Roman"/>
        </w:rPr>
        <w:t>power</w:t>
      </w:r>
      <w:r w:rsidR="006428C0" w:rsidRPr="00BF39A6">
        <w:rPr>
          <w:rFonts w:ascii="Times New Roman" w:hAnsi="Times New Roman" w:cs="Times New Roman"/>
        </w:rPr>
        <w:t xml:space="preserve">. </w:t>
      </w:r>
      <w:r w:rsidRPr="00BF39A6">
        <w:rPr>
          <w:rFonts w:ascii="Times New Roman" w:hAnsi="Times New Roman" w:cs="Times New Roman"/>
        </w:rPr>
        <w:t xml:space="preserve"> </w:t>
      </w:r>
    </w:p>
    <w:p w14:paraId="5B154B94" w14:textId="2F77E3F7" w:rsidR="002A7270" w:rsidRPr="00BF39A6" w:rsidRDefault="00A25B08">
      <w:pPr>
        <w:jc w:val="both"/>
        <w:rPr>
          <w:rFonts w:ascii="Times New Roman" w:hAnsi="Times New Roman" w:cs="Times New Roman"/>
        </w:rPr>
      </w:pPr>
      <w:r w:rsidRPr="00BF39A6">
        <w:rPr>
          <w:rFonts w:ascii="Times New Roman" w:hAnsi="Times New Roman" w:cs="Times New Roman"/>
        </w:rPr>
        <w:t>Column (3) rules out the possibility of heterogeneous effects, as none of the interactions were significant, while column (4) indicates that</w:t>
      </w:r>
      <w:r>
        <w:rPr>
          <w:rFonts w:ascii="Times New Roman" w:hAnsi="Times New Roman" w:cs="Times New Roman"/>
        </w:rPr>
        <w:t xml:space="preserve"> by age 22, the treatment group earned, on average, Q279.62 more than the control. This effect is opposite to what </w:t>
      </w:r>
      <w:r w:rsidR="00DF3C4F">
        <w:rPr>
          <w:rFonts w:ascii="Times New Roman" w:hAnsi="Times New Roman" w:cs="Times New Roman"/>
        </w:rPr>
        <w:t>was</w:t>
      </w:r>
      <w:r>
        <w:rPr>
          <w:rFonts w:ascii="Times New Roman" w:hAnsi="Times New Roman" w:cs="Times New Roman"/>
        </w:rPr>
        <w:t xml:space="preserve"> expected and may not be related to the pandemic, </w:t>
      </w:r>
      <w:r w:rsidRPr="00BF39A6">
        <w:rPr>
          <w:rFonts w:ascii="Times New Roman" w:hAnsi="Times New Roman" w:cs="Times New Roman"/>
        </w:rPr>
        <w:t>since it is unlikely that lockdowns had no effect at first but then suddenly did years later. This column</w:t>
      </w:r>
      <w:r w:rsidR="00DB5462" w:rsidRPr="00BF39A6">
        <w:rPr>
          <w:rFonts w:ascii="Times New Roman" w:hAnsi="Times New Roman" w:cs="Times New Roman"/>
        </w:rPr>
        <w:t xml:space="preserve"> possesses a goodness of fit of 16% and</w:t>
      </w:r>
      <w:r w:rsidRPr="00BF39A6">
        <w:rPr>
          <w:rFonts w:ascii="Times New Roman" w:hAnsi="Times New Roman" w:cs="Times New Roman"/>
        </w:rPr>
        <w:t xml:space="preserve"> also shows that income increases as cohorts get older, by an average of Q400 each year, which is consistent with intuition.</w:t>
      </w:r>
    </w:p>
    <w:p w14:paraId="5B154B95" w14:textId="3B0D2BB9" w:rsidR="002A7270" w:rsidRDefault="00A25B08">
      <w:pPr>
        <w:jc w:val="both"/>
        <w:rPr>
          <w:rFonts w:ascii="Times New Roman" w:hAnsi="Times New Roman" w:cs="Times New Roman"/>
        </w:rPr>
      </w:pPr>
      <w:r w:rsidRPr="00BF39A6">
        <w:rPr>
          <w:rFonts w:ascii="Times New Roman" w:hAnsi="Times New Roman" w:cs="Times New Roman"/>
        </w:rPr>
        <w:t xml:space="preserve">Looking at the constant term across models, the mean income for the control group before the pandemic was </w:t>
      </w:r>
      <w:r w:rsidR="00D745A6" w:rsidRPr="00BF39A6">
        <w:rPr>
          <w:rFonts w:ascii="Times New Roman" w:hAnsi="Times New Roman" w:cs="Times New Roman"/>
        </w:rPr>
        <w:t xml:space="preserve">found to be </w:t>
      </w:r>
      <w:r w:rsidRPr="00BF39A6">
        <w:rPr>
          <w:rFonts w:ascii="Times New Roman" w:hAnsi="Times New Roman" w:cs="Times New Roman"/>
        </w:rPr>
        <w:t>between Q165 and Q376, a very low amount. Recalling Figure 5, where a right-skewed income distribution</w:t>
      </w:r>
      <w:r w:rsidR="00B00CEB" w:rsidRPr="00BF39A6">
        <w:rPr>
          <w:rFonts w:ascii="Times New Roman" w:hAnsi="Times New Roman" w:cs="Times New Roman"/>
        </w:rPr>
        <w:t xml:space="preserve"> is presented</w:t>
      </w:r>
      <w:r w:rsidRPr="00BF39A6">
        <w:rPr>
          <w:rFonts w:ascii="Times New Roman" w:hAnsi="Times New Roman" w:cs="Times New Roman"/>
        </w:rPr>
        <w:t>, and considering that the sample includes both full-time students</w:t>
      </w:r>
      <w:r w:rsidR="00923058" w:rsidRPr="00BF39A6">
        <w:rPr>
          <w:rFonts w:ascii="Times New Roman" w:hAnsi="Times New Roman" w:cs="Times New Roman"/>
        </w:rPr>
        <w:t>, who report no income,</w:t>
      </w:r>
      <w:r w:rsidRPr="00BF39A6">
        <w:rPr>
          <w:rFonts w:ascii="Times New Roman" w:hAnsi="Times New Roman" w:cs="Times New Roman"/>
        </w:rPr>
        <w:t xml:space="preserve"> and individuals who study and work simultaneously, it is plausible that the </w:t>
      </w:r>
      <w:r w:rsidR="00836853" w:rsidRPr="00BF39A6">
        <w:rPr>
          <w:rFonts w:ascii="Times New Roman" w:hAnsi="Times New Roman" w:cs="Times New Roman"/>
        </w:rPr>
        <w:t>former</w:t>
      </w:r>
      <w:r w:rsidRPr="00BF39A6">
        <w:rPr>
          <w:rFonts w:ascii="Times New Roman" w:hAnsi="Times New Roman" w:cs="Times New Roman"/>
        </w:rPr>
        <w:t xml:space="preserve"> are biasing the estimation. </w:t>
      </w:r>
      <w:r w:rsidR="00B00CEB" w:rsidRPr="00BF39A6">
        <w:rPr>
          <w:rFonts w:ascii="Times New Roman" w:hAnsi="Times New Roman" w:cs="Times New Roman"/>
        </w:rPr>
        <w:t>The models were therefore re-estimated</w:t>
      </w:r>
      <w:r w:rsidRPr="00BF39A6">
        <w:rPr>
          <w:rFonts w:ascii="Times New Roman" w:hAnsi="Times New Roman" w:cs="Times New Roman"/>
        </w:rPr>
        <w:t>, including only individuals who reported positive income before the pandemic</w:t>
      </w:r>
      <w:r w:rsidR="00895E5E" w:rsidRPr="00BF39A6">
        <w:rPr>
          <w:rFonts w:ascii="Times New Roman" w:hAnsi="Times New Roman" w:cs="Times New Roman"/>
        </w:rPr>
        <w:t xml:space="preserve"> (</w:t>
      </w:r>
      <w:r w:rsidR="00D30384" w:rsidRPr="00BF39A6">
        <w:rPr>
          <w:rFonts w:ascii="Times New Roman" w:hAnsi="Times New Roman" w:cs="Times New Roman"/>
        </w:rPr>
        <w:t xml:space="preserve">about </w:t>
      </w:r>
      <w:r w:rsidR="00895E5E" w:rsidRPr="00BF39A6">
        <w:rPr>
          <w:rFonts w:ascii="Times New Roman" w:hAnsi="Times New Roman" w:cs="Times New Roman"/>
        </w:rPr>
        <w:t xml:space="preserve">25% of </w:t>
      </w:r>
      <w:r w:rsidR="00D30384" w:rsidRPr="00BF39A6">
        <w:rPr>
          <w:rFonts w:ascii="Times New Roman" w:hAnsi="Times New Roman" w:cs="Times New Roman"/>
        </w:rPr>
        <w:t>the sample</w:t>
      </w:r>
      <w:r w:rsidR="00895E5E" w:rsidRPr="00BF39A6">
        <w:rPr>
          <w:rFonts w:ascii="Times New Roman" w:hAnsi="Times New Roman" w:cs="Times New Roman"/>
        </w:rPr>
        <w:t>)</w:t>
      </w:r>
      <w:r w:rsidRPr="00BF39A6">
        <w:rPr>
          <w:rFonts w:ascii="Times New Roman" w:hAnsi="Times New Roman" w:cs="Times New Roman"/>
        </w:rPr>
        <w:t>, with results shown in Table 5.</w:t>
      </w:r>
    </w:p>
    <w:p w14:paraId="40456F01" w14:textId="77777777" w:rsidR="001E0EFE" w:rsidRDefault="001E0EFE">
      <w:pPr>
        <w:jc w:val="both"/>
        <w:rPr>
          <w:rFonts w:ascii="Times New Roman" w:hAnsi="Times New Roman" w:cs="Times New Roman"/>
        </w:rPr>
      </w:pPr>
    </w:p>
    <w:p w14:paraId="67AF1EC6" w14:textId="77777777" w:rsidR="001E0EFE" w:rsidRDefault="001E0EFE">
      <w:pPr>
        <w:jc w:val="both"/>
        <w:rPr>
          <w:rFonts w:ascii="Times New Roman" w:hAnsi="Times New Roman" w:cs="Times New Roman"/>
        </w:rPr>
      </w:pPr>
    </w:p>
    <w:p w14:paraId="5B154B9B" w14:textId="77777777" w:rsidR="002A7270" w:rsidRDefault="00A25B08">
      <w:pPr>
        <w:spacing w:before="240" w:after="0"/>
        <w:jc w:val="both"/>
        <w:rPr>
          <w:rFonts w:ascii="Times New Roman" w:hAnsi="Times New Roman" w:cs="Times New Roman"/>
          <w:b/>
          <w:bCs/>
        </w:rPr>
      </w:pPr>
      <w:r>
        <w:rPr>
          <w:rFonts w:ascii="Times New Roman" w:hAnsi="Times New Roman" w:cs="Times New Roman"/>
          <w:b/>
          <w:bCs/>
        </w:rPr>
        <w:lastRenderedPageBreak/>
        <w:t>Table 4. Regression results for income (complete sample)</w:t>
      </w:r>
    </w:p>
    <w:p w14:paraId="5B154B9C" w14:textId="77777777" w:rsidR="002A7270" w:rsidRDefault="00A25B08">
      <w:pPr>
        <w:spacing w:after="0"/>
        <w:jc w:val="center"/>
        <w:rPr>
          <w:rFonts w:ascii="Times New Roman" w:hAnsi="Times New Roman" w:cs="Times New Roman"/>
        </w:rPr>
      </w:pPr>
      <w:r>
        <w:rPr>
          <w:rFonts w:ascii="Times New Roman" w:hAnsi="Times New Roman" w:cs="Times New Roman"/>
          <w:noProof/>
        </w:rPr>
        <w:drawing>
          <wp:inline distT="0" distB="0" distL="0" distR="0" wp14:anchorId="5B154C05" wp14:editId="5F4F06AA">
            <wp:extent cx="5433060" cy="7118985"/>
            <wp:effectExtent l="0" t="0" r="0" b="5715"/>
            <wp:docPr id="125552218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22188" name="Picture 4" descr="A screenshot of a computer&#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rcRect r="8589"/>
                    <a:stretch>
                      <a:fillRect/>
                    </a:stretch>
                  </pic:blipFill>
                  <pic:spPr>
                    <a:xfrm>
                      <a:off x="0" y="0"/>
                      <a:ext cx="5433060" cy="7118985"/>
                    </a:xfrm>
                    <a:prstGeom prst="rect">
                      <a:avLst/>
                    </a:prstGeom>
                    <a:ln>
                      <a:noFill/>
                    </a:ln>
                  </pic:spPr>
                </pic:pic>
              </a:graphicData>
            </a:graphic>
          </wp:inline>
        </w:drawing>
      </w:r>
    </w:p>
    <w:p w14:paraId="5B154B9D" w14:textId="77777777" w:rsidR="002A7270" w:rsidRDefault="00A25B08">
      <w:pPr>
        <w:jc w:val="both"/>
        <w:rPr>
          <w:rFonts w:ascii="Times New Roman" w:hAnsi="Times New Roman" w:cs="Times New Roman"/>
          <w:sz w:val="20"/>
          <w:szCs w:val="20"/>
        </w:rPr>
      </w:pPr>
      <w:r>
        <w:rPr>
          <w:rFonts w:ascii="Times New Roman" w:hAnsi="Times New Roman" w:cs="Times New Roman"/>
          <w:sz w:val="20"/>
          <w:szCs w:val="20"/>
        </w:rPr>
        <w:t>Source: Author’s calculations, using data from the National Employment and Income Surveys of 2018-2024. Table created using the Stargazer R package (Hlavac, 2022).</w:t>
      </w:r>
    </w:p>
    <w:p w14:paraId="5B154B9E" w14:textId="77777777" w:rsidR="002A7270" w:rsidRDefault="002A7270">
      <w:pPr>
        <w:jc w:val="both"/>
        <w:rPr>
          <w:rFonts w:ascii="Times New Roman" w:hAnsi="Times New Roman" w:cs="Times New Roman"/>
          <w:sz w:val="20"/>
          <w:szCs w:val="20"/>
        </w:rPr>
      </w:pPr>
    </w:p>
    <w:p w14:paraId="5B154B9F" w14:textId="77777777" w:rsidR="002A7270" w:rsidRDefault="002A7270">
      <w:pPr>
        <w:jc w:val="both"/>
        <w:rPr>
          <w:rFonts w:ascii="Times New Roman" w:hAnsi="Times New Roman" w:cs="Times New Roman"/>
          <w:sz w:val="20"/>
          <w:szCs w:val="20"/>
        </w:rPr>
      </w:pPr>
    </w:p>
    <w:p w14:paraId="5B154BA0" w14:textId="77777777" w:rsidR="002A7270" w:rsidRDefault="00A25B08">
      <w:pPr>
        <w:spacing w:before="240" w:after="0"/>
        <w:jc w:val="both"/>
        <w:rPr>
          <w:rFonts w:ascii="Times New Roman" w:hAnsi="Times New Roman" w:cs="Times New Roman"/>
          <w:b/>
          <w:bCs/>
        </w:rPr>
      </w:pPr>
      <w:r>
        <w:rPr>
          <w:rFonts w:ascii="Times New Roman" w:hAnsi="Times New Roman" w:cs="Times New Roman"/>
          <w:b/>
          <w:bCs/>
        </w:rPr>
        <w:lastRenderedPageBreak/>
        <w:t>Table 5. Regression results for income (workers only)</w:t>
      </w:r>
    </w:p>
    <w:p w14:paraId="5B154BA1" w14:textId="77777777" w:rsidR="002A7270" w:rsidRDefault="00A25B08">
      <w:pPr>
        <w:spacing w:after="0"/>
        <w:jc w:val="center"/>
        <w:rPr>
          <w:rFonts w:ascii="Times New Roman" w:hAnsi="Times New Roman" w:cs="Times New Roman"/>
        </w:rPr>
      </w:pPr>
      <w:r>
        <w:rPr>
          <w:rFonts w:ascii="Times New Roman" w:hAnsi="Times New Roman" w:cs="Times New Roman"/>
          <w:noProof/>
        </w:rPr>
        <w:drawing>
          <wp:inline distT="0" distB="0" distL="0" distR="0" wp14:anchorId="5B154C07" wp14:editId="496FC114">
            <wp:extent cx="5433060" cy="7118985"/>
            <wp:effectExtent l="0" t="0" r="0" b="5715"/>
            <wp:docPr id="1347879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79029" name="Picture 4"/>
                    <pic:cNvPicPr>
                      <a:picLocks noChangeAspect="1"/>
                    </pic:cNvPicPr>
                  </pic:nvPicPr>
                  <pic:blipFill>
                    <a:blip r:embed="rId17" cstate="print">
                      <a:extLst>
                        <a:ext uri="{28A0092B-C50C-407E-A947-70E740481C1C}">
                          <a14:useLocalDpi xmlns:a14="http://schemas.microsoft.com/office/drawing/2010/main" val="0"/>
                        </a:ext>
                      </a:extLst>
                    </a:blip>
                    <a:srcRect l="-288" r="7758"/>
                    <a:stretch>
                      <a:fillRect/>
                    </a:stretch>
                  </pic:blipFill>
                  <pic:spPr>
                    <a:xfrm>
                      <a:off x="0" y="0"/>
                      <a:ext cx="5433060" cy="7118985"/>
                    </a:xfrm>
                    <a:prstGeom prst="rect">
                      <a:avLst/>
                    </a:prstGeom>
                    <a:ln>
                      <a:noFill/>
                    </a:ln>
                  </pic:spPr>
                </pic:pic>
              </a:graphicData>
            </a:graphic>
          </wp:inline>
        </w:drawing>
      </w:r>
    </w:p>
    <w:p w14:paraId="5B154BA2" w14:textId="77777777" w:rsidR="002A7270" w:rsidRDefault="00A25B08">
      <w:pPr>
        <w:jc w:val="both"/>
        <w:rPr>
          <w:rFonts w:ascii="Times New Roman" w:hAnsi="Times New Roman" w:cs="Times New Roman"/>
          <w:sz w:val="20"/>
          <w:szCs w:val="20"/>
        </w:rPr>
      </w:pPr>
      <w:r>
        <w:rPr>
          <w:rFonts w:ascii="Times New Roman" w:hAnsi="Times New Roman" w:cs="Times New Roman"/>
          <w:sz w:val="20"/>
          <w:szCs w:val="20"/>
        </w:rPr>
        <w:t>Source: Author’s calculations, using data from the National Employment and Income Surveys of 2018-2024. Table created using the Stargazer R package (Hlavac, 2022).</w:t>
      </w:r>
    </w:p>
    <w:p w14:paraId="5B154BA3" w14:textId="77777777" w:rsidR="002A7270" w:rsidRDefault="002A7270">
      <w:pPr>
        <w:jc w:val="both"/>
        <w:rPr>
          <w:rFonts w:ascii="Times New Roman" w:hAnsi="Times New Roman" w:cs="Times New Roman"/>
          <w:sz w:val="20"/>
          <w:szCs w:val="20"/>
        </w:rPr>
      </w:pPr>
    </w:p>
    <w:p w14:paraId="5B154BA4" w14:textId="77777777" w:rsidR="002A7270" w:rsidRDefault="002A7270">
      <w:pPr>
        <w:jc w:val="both"/>
        <w:rPr>
          <w:rFonts w:ascii="Times New Roman" w:hAnsi="Times New Roman" w:cs="Times New Roman"/>
          <w:sz w:val="20"/>
          <w:szCs w:val="20"/>
        </w:rPr>
      </w:pPr>
    </w:p>
    <w:p w14:paraId="21C27530" w14:textId="77777777" w:rsidR="001E0EFE" w:rsidRPr="00BF39A6" w:rsidRDefault="001E0EFE" w:rsidP="001E0EFE">
      <w:pPr>
        <w:jc w:val="both"/>
        <w:rPr>
          <w:rFonts w:ascii="Times New Roman" w:hAnsi="Times New Roman" w:cs="Times New Roman"/>
        </w:rPr>
      </w:pPr>
      <w:r>
        <w:rPr>
          <w:rFonts w:ascii="Times New Roman" w:hAnsi="Times New Roman" w:cs="Times New Roman"/>
        </w:rPr>
        <w:lastRenderedPageBreak/>
        <w:t>Under this scenario, the mean income for the control group before the pandemic is around Q1,000, which is closer to the values reported annually by INE. The explanatory power (measured by R-squared</w:t>
      </w:r>
      <w:r w:rsidRPr="00BF39A6">
        <w:rPr>
          <w:rFonts w:ascii="Times New Roman" w:hAnsi="Times New Roman" w:cs="Times New Roman"/>
        </w:rPr>
        <w:t>) of most models doubles, and the coefficient for urban areas becomes statistically significant, showing that, on average, people living in urban areas earn about Q400 more. In contrast, the coefficient for women remains negative but is not statistically significant, suggesting that the income gap between men and women is not as large once they are employed, although more women than men are outside the labor force.</w:t>
      </w:r>
    </w:p>
    <w:p w14:paraId="0EBA7260" w14:textId="62A505F5" w:rsidR="001E0EFE" w:rsidRPr="001E0EFE" w:rsidRDefault="001E0EFE">
      <w:pPr>
        <w:jc w:val="both"/>
        <w:rPr>
          <w:rFonts w:ascii="Times New Roman" w:eastAsiaTheme="minorEastAsia" w:hAnsi="Times New Roman" w:cs="Times New Roman"/>
        </w:rPr>
      </w:pPr>
      <w:r w:rsidRPr="00BF39A6">
        <w:rPr>
          <w:rFonts w:ascii="Times New Roman" w:hAnsi="Times New Roman" w:cs="Times New Roman"/>
        </w:rPr>
        <w:t xml:space="preserve">The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 xml:space="preserve"> </m:t>
        </m:r>
      </m:oMath>
      <w:r w:rsidRPr="00BF39A6">
        <w:rPr>
          <w:rFonts w:ascii="Times New Roman" w:hAnsi="Times New Roman" w:cs="Times New Roman"/>
        </w:rPr>
        <w:t xml:space="preserve">coefficients in columns (1) to (3) remain statistically insignificant, though their magnitudes increase substantially. For example, in the basic specification, the coefficient rises from Q36 to Q373. Finally, the event study shows a significant negative causal impact that persisted for two years after the pandemic ended. Specifically, the treatment cohort earned Q518 less than the control at age 20, and Q722 less at age 21, amounts that represent more than 50% of the baseline income implied by the constant term. It is noteworthy that no significant effect remains for the age </w:t>
      </w:r>
      <w:r w:rsidR="002E769B" w:rsidRPr="00BF39A6">
        <w:rPr>
          <w:rFonts w:ascii="Times New Roman" w:hAnsi="Times New Roman" w:cs="Times New Roman"/>
        </w:rPr>
        <w:t xml:space="preserve">of </w:t>
      </w:r>
      <w:r w:rsidRPr="00BF39A6">
        <w:rPr>
          <w:rFonts w:ascii="Times New Roman" w:hAnsi="Times New Roman" w:cs="Times New Roman"/>
        </w:rPr>
        <w:t>22, making it necessary to investigate the reasons that allowed an abrupt closure in the gap between cohorts. This model</w:t>
      </w:r>
      <w:r>
        <w:rPr>
          <w:rFonts w:ascii="Times New Roman" w:hAnsi="Times New Roman" w:cs="Times New Roman"/>
        </w:rPr>
        <w:t xml:space="preserve"> also shows significant evidence that women and indigenous people earn less, indicating that social discrimination translates into economic gaps.</w:t>
      </w:r>
    </w:p>
    <w:p w14:paraId="5B154BA5" w14:textId="56FCC0F3" w:rsidR="002A7270" w:rsidRPr="00BF39A6" w:rsidRDefault="00A25B08">
      <w:pPr>
        <w:jc w:val="both"/>
        <w:rPr>
          <w:rFonts w:ascii="Times New Roman" w:hAnsi="Times New Roman" w:cs="Times New Roman"/>
        </w:rPr>
      </w:pPr>
      <w:r>
        <w:rPr>
          <w:rFonts w:ascii="Times New Roman" w:hAnsi="Times New Roman" w:cs="Times New Roman"/>
        </w:rPr>
        <w:t xml:space="preserve">Moving on to the analysis of weekly hours worked, Table 6 presents the results for the complete sample, while Table 7 shows the results only for workers. </w:t>
      </w:r>
      <w:r w:rsidR="00034354">
        <w:rPr>
          <w:rFonts w:ascii="Times New Roman" w:hAnsi="Times New Roman" w:cs="Times New Roman"/>
        </w:rPr>
        <w:t>A</w:t>
      </w:r>
      <w:r>
        <w:rPr>
          <w:rFonts w:ascii="Times New Roman" w:hAnsi="Times New Roman" w:cs="Times New Roman"/>
        </w:rPr>
        <w:t xml:space="preserve"> significantly negative coefficient </w:t>
      </w:r>
      <w:r w:rsidR="00034354">
        <w:rPr>
          <w:rFonts w:ascii="Times New Roman" w:hAnsi="Times New Roman" w:cs="Times New Roman"/>
        </w:rPr>
        <w:t xml:space="preserve">is observed </w:t>
      </w:r>
      <w:r>
        <w:rPr>
          <w:rFonts w:ascii="Times New Roman" w:hAnsi="Times New Roman" w:cs="Times New Roman"/>
        </w:rPr>
        <w:t xml:space="preserve">for </w:t>
      </w:r>
      <w:r w:rsidRPr="00BF39A6">
        <w:rPr>
          <w:rFonts w:ascii="Times New Roman" w:hAnsi="Times New Roman" w:cs="Times New Roman"/>
        </w:rPr>
        <w:t xml:space="preserve">women </w:t>
      </w:r>
      <w:r w:rsidR="00B15F61" w:rsidRPr="00BF39A6">
        <w:rPr>
          <w:rFonts w:ascii="Times New Roman" w:hAnsi="Times New Roman" w:cs="Times New Roman"/>
        </w:rPr>
        <w:t xml:space="preserve">across models (2) to (4)  </w:t>
      </w:r>
      <w:r w:rsidRPr="00BF39A6">
        <w:rPr>
          <w:rFonts w:ascii="Times New Roman" w:hAnsi="Times New Roman" w:cs="Times New Roman"/>
        </w:rPr>
        <w:t>in the first case, indicating that women work between 7 and 12 hours less than men</w:t>
      </w:r>
      <w:r w:rsidR="006B3ED3" w:rsidRPr="00BF39A6">
        <w:rPr>
          <w:rFonts w:ascii="Times New Roman" w:hAnsi="Times New Roman" w:cs="Times New Roman"/>
        </w:rPr>
        <w:t xml:space="preserve">. However, this difference disappears once the sample is restricted to employed individuals. Taken together, these findings suggest that gender disparities in </w:t>
      </w:r>
      <w:r w:rsidR="00EB2CE1" w:rsidRPr="00BF39A6">
        <w:rPr>
          <w:rFonts w:ascii="Times New Roman" w:hAnsi="Times New Roman" w:cs="Times New Roman"/>
        </w:rPr>
        <w:t>labor</w:t>
      </w:r>
      <w:r w:rsidR="00EC202D" w:rsidRPr="00BF39A6">
        <w:rPr>
          <w:rFonts w:ascii="Times New Roman" w:hAnsi="Times New Roman" w:cs="Times New Roman"/>
        </w:rPr>
        <w:t>-market</w:t>
      </w:r>
      <w:r w:rsidR="00EB2CE1" w:rsidRPr="00BF39A6">
        <w:rPr>
          <w:rFonts w:ascii="Times New Roman" w:hAnsi="Times New Roman" w:cs="Times New Roman"/>
        </w:rPr>
        <w:t xml:space="preserve"> outcomes</w:t>
      </w:r>
      <w:r w:rsidR="006B3ED3" w:rsidRPr="00BF39A6">
        <w:rPr>
          <w:rFonts w:ascii="Times New Roman" w:hAnsi="Times New Roman" w:cs="Times New Roman"/>
        </w:rPr>
        <w:t xml:space="preserve"> are mainly explained by differences in employment participation rather than </w:t>
      </w:r>
      <w:r w:rsidR="00EC202D" w:rsidRPr="00BF39A6">
        <w:rPr>
          <w:rFonts w:ascii="Times New Roman" w:hAnsi="Times New Roman" w:cs="Times New Roman"/>
        </w:rPr>
        <w:t xml:space="preserve">by </w:t>
      </w:r>
      <w:r w:rsidR="006B3ED3" w:rsidRPr="00BF39A6">
        <w:rPr>
          <w:rFonts w:ascii="Times New Roman" w:hAnsi="Times New Roman" w:cs="Times New Roman"/>
        </w:rPr>
        <w:t>unequal conditions among those who are employed.</w:t>
      </w:r>
      <w:r w:rsidR="00EB2CE1" w:rsidRPr="00BF39A6">
        <w:rPr>
          <w:rFonts w:ascii="Times New Roman" w:hAnsi="Times New Roman" w:cs="Times New Roman"/>
        </w:rPr>
        <w:t xml:space="preserve"> </w:t>
      </w:r>
      <w:r w:rsidR="00EC202D" w:rsidRPr="00BF39A6">
        <w:rPr>
          <w:rFonts w:ascii="Times New Roman" w:hAnsi="Times New Roman" w:cs="Times New Roman"/>
        </w:rPr>
        <w:t>This pattern could be driven by</w:t>
      </w:r>
      <w:r w:rsidR="0031603F" w:rsidRPr="00BF39A6">
        <w:rPr>
          <w:rFonts w:ascii="Times New Roman" w:hAnsi="Times New Roman" w:cs="Times New Roman"/>
        </w:rPr>
        <w:t xml:space="preserve"> variables such as social norms, culture</w:t>
      </w:r>
      <w:r w:rsidR="00EC202D" w:rsidRPr="00BF39A6">
        <w:rPr>
          <w:rFonts w:ascii="Times New Roman" w:hAnsi="Times New Roman" w:cs="Times New Roman"/>
        </w:rPr>
        <w:t>,</w:t>
      </w:r>
      <w:r w:rsidR="0031603F" w:rsidRPr="00BF39A6">
        <w:rPr>
          <w:rFonts w:ascii="Times New Roman" w:hAnsi="Times New Roman" w:cs="Times New Roman"/>
        </w:rPr>
        <w:t xml:space="preserve"> or differences in the jobs taken by men and women</w:t>
      </w:r>
      <w:r w:rsidR="00CD176E" w:rsidRPr="00BF39A6">
        <w:rPr>
          <w:rFonts w:ascii="Times New Roman" w:hAnsi="Times New Roman" w:cs="Times New Roman"/>
        </w:rPr>
        <w:t xml:space="preserve">. </w:t>
      </w:r>
      <w:r w:rsidR="006B3ED3" w:rsidRPr="00BF39A6">
        <w:rPr>
          <w:rFonts w:ascii="Times New Roman" w:hAnsi="Times New Roman" w:cs="Times New Roman"/>
        </w:rPr>
        <w:t xml:space="preserve"> </w:t>
      </w:r>
      <w:r w:rsidRPr="00BF39A6">
        <w:rPr>
          <w:rFonts w:ascii="Times New Roman" w:hAnsi="Times New Roman" w:cs="Times New Roman"/>
        </w:rPr>
        <w:t xml:space="preserve"> </w:t>
      </w:r>
    </w:p>
    <w:p w14:paraId="5B154BA6" w14:textId="6008D2F5" w:rsidR="002A7270" w:rsidRDefault="00A25B08">
      <w:pPr>
        <w:jc w:val="both"/>
        <w:rPr>
          <w:rFonts w:ascii="Times New Roman" w:hAnsi="Times New Roman" w:cs="Times New Roman"/>
        </w:rPr>
      </w:pPr>
      <w:r w:rsidRPr="00BF39A6">
        <w:rPr>
          <w:rFonts w:ascii="Times New Roman" w:hAnsi="Times New Roman" w:cs="Times New Roman"/>
        </w:rPr>
        <w:t>Additionally, for the complete sample, the indigenous population reports a positive and significant coefficient in all models, a relationship</w:t>
      </w:r>
      <w:r>
        <w:rPr>
          <w:rFonts w:ascii="Times New Roman" w:hAnsi="Times New Roman" w:cs="Times New Roman"/>
        </w:rPr>
        <w:t xml:space="preserve"> that holds for the constrained analysis in column (3), Table 7. This </w:t>
      </w:r>
      <w:r w:rsidRPr="00BF39A6">
        <w:rPr>
          <w:rFonts w:ascii="Times New Roman" w:hAnsi="Times New Roman" w:cs="Times New Roman"/>
        </w:rPr>
        <w:t>finding is important, as it indicates that although the indigenous population doesn’t face lower income, the fact that they work more implies their revenue per hour is lower.</w:t>
      </w:r>
      <w:r w:rsidR="00A70D40" w:rsidRPr="00BF39A6">
        <w:rPr>
          <w:rFonts w:ascii="Times New Roman" w:hAnsi="Times New Roman" w:cs="Times New Roman"/>
        </w:rPr>
        <w:t xml:space="preserve"> </w:t>
      </w:r>
      <w:r w:rsidR="0048606F" w:rsidRPr="00BF39A6">
        <w:rPr>
          <w:rFonts w:ascii="Times New Roman" w:hAnsi="Times New Roman" w:cs="Times New Roman"/>
        </w:rPr>
        <w:t xml:space="preserve">Further research should </w:t>
      </w:r>
      <w:r w:rsidR="00EE4F15" w:rsidRPr="00BF39A6">
        <w:rPr>
          <w:rFonts w:ascii="Times New Roman" w:hAnsi="Times New Roman" w:cs="Times New Roman"/>
        </w:rPr>
        <w:t>aim to understand the</w:t>
      </w:r>
      <w:r w:rsidR="0048606F" w:rsidRPr="00BF39A6">
        <w:rPr>
          <w:rFonts w:ascii="Times New Roman" w:hAnsi="Times New Roman" w:cs="Times New Roman"/>
        </w:rPr>
        <w:t xml:space="preserve"> reasons explain</w:t>
      </w:r>
      <w:r w:rsidR="00EE4F15" w:rsidRPr="00BF39A6">
        <w:rPr>
          <w:rFonts w:ascii="Times New Roman" w:hAnsi="Times New Roman" w:cs="Times New Roman"/>
        </w:rPr>
        <w:t>ing</w:t>
      </w:r>
      <w:r w:rsidR="0048606F" w:rsidRPr="00BF39A6">
        <w:rPr>
          <w:rFonts w:ascii="Times New Roman" w:hAnsi="Times New Roman" w:cs="Times New Roman"/>
        </w:rPr>
        <w:t xml:space="preserve"> </w:t>
      </w:r>
      <w:r w:rsidR="00EE4F15" w:rsidRPr="00BF39A6">
        <w:rPr>
          <w:rFonts w:ascii="Times New Roman" w:hAnsi="Times New Roman" w:cs="Times New Roman"/>
        </w:rPr>
        <w:t>this</w:t>
      </w:r>
      <w:r w:rsidR="0048606F" w:rsidRPr="00BF39A6">
        <w:rPr>
          <w:rFonts w:ascii="Times New Roman" w:hAnsi="Times New Roman" w:cs="Times New Roman"/>
        </w:rPr>
        <w:t xml:space="preserve"> difference,</w:t>
      </w:r>
      <w:r w:rsidR="005C4282" w:rsidRPr="00BF39A6">
        <w:rPr>
          <w:rFonts w:ascii="Times New Roman" w:hAnsi="Times New Roman" w:cs="Times New Roman"/>
        </w:rPr>
        <w:t xml:space="preserve"> </w:t>
      </w:r>
      <w:r w:rsidR="00730DC7" w:rsidRPr="00BF39A6">
        <w:rPr>
          <w:rFonts w:ascii="Times New Roman" w:hAnsi="Times New Roman" w:cs="Times New Roman"/>
        </w:rPr>
        <w:t>posing</w:t>
      </w:r>
      <w:r w:rsidR="005C4282" w:rsidRPr="00BF39A6">
        <w:rPr>
          <w:rFonts w:ascii="Times New Roman" w:hAnsi="Times New Roman" w:cs="Times New Roman"/>
        </w:rPr>
        <w:t xml:space="preserve"> </w:t>
      </w:r>
      <w:r w:rsidR="00730DC7" w:rsidRPr="00BF39A6">
        <w:rPr>
          <w:rFonts w:ascii="Times New Roman" w:hAnsi="Times New Roman" w:cs="Times New Roman"/>
        </w:rPr>
        <w:t>hypotheses</w:t>
      </w:r>
      <w:r w:rsidR="005C4282" w:rsidRPr="00BF39A6">
        <w:rPr>
          <w:rFonts w:ascii="Times New Roman" w:hAnsi="Times New Roman" w:cs="Times New Roman"/>
        </w:rPr>
        <w:t xml:space="preserve"> such as lower productivity or employment in sectors with low value added in comparison to </w:t>
      </w:r>
      <w:r w:rsidR="00730DC7" w:rsidRPr="00BF39A6">
        <w:rPr>
          <w:rFonts w:ascii="Times New Roman" w:hAnsi="Times New Roman" w:cs="Times New Roman"/>
        </w:rPr>
        <w:t xml:space="preserve">the </w:t>
      </w:r>
      <w:r w:rsidR="005C4282" w:rsidRPr="00BF39A6">
        <w:rPr>
          <w:rFonts w:ascii="Times New Roman" w:hAnsi="Times New Roman" w:cs="Times New Roman"/>
        </w:rPr>
        <w:t>non-indigenous population.</w:t>
      </w:r>
      <w:r w:rsidR="005C4282">
        <w:rPr>
          <w:rFonts w:ascii="Times New Roman" w:hAnsi="Times New Roman" w:cs="Times New Roman"/>
        </w:rPr>
        <w:t xml:space="preserve"> </w:t>
      </w:r>
      <w:r w:rsidR="0048606F">
        <w:rPr>
          <w:rFonts w:ascii="Times New Roman" w:hAnsi="Times New Roman" w:cs="Times New Roman"/>
        </w:rPr>
        <w:t xml:space="preserve"> </w:t>
      </w:r>
      <w:r w:rsidR="00A87900">
        <w:rPr>
          <w:rFonts w:ascii="Times New Roman" w:hAnsi="Times New Roman" w:cs="Times New Roman"/>
        </w:rPr>
        <w:t xml:space="preserve"> </w:t>
      </w:r>
    </w:p>
    <w:p w14:paraId="5B154BA7" w14:textId="523069F3" w:rsidR="002A7270" w:rsidRDefault="00A25B08">
      <w:pPr>
        <w:jc w:val="both"/>
        <w:rPr>
          <w:rFonts w:ascii="Times New Roman" w:hAnsi="Times New Roman" w:cs="Times New Roman"/>
        </w:rPr>
      </w:pPr>
      <w:r>
        <w:rPr>
          <w:rFonts w:ascii="Times New Roman" w:hAnsi="Times New Roman" w:cs="Times New Roman"/>
        </w:rPr>
        <w:t xml:space="preserve">Table 7 </w:t>
      </w:r>
      <w:r w:rsidRPr="00BF39A6">
        <w:rPr>
          <w:rFonts w:ascii="Times New Roman" w:hAnsi="Times New Roman" w:cs="Times New Roman"/>
        </w:rPr>
        <w:t xml:space="preserve">shows that the mean weekly hours worked by the control group before the pandemic were between 40 and 43, which corresponds to a typical full-time schedule. Although no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 xml:space="preserve"> </m:t>
        </m:r>
      </m:oMath>
      <w:r w:rsidR="0055256E" w:rsidRPr="00BF39A6">
        <w:rPr>
          <w:rFonts w:ascii="Times New Roman" w:eastAsiaTheme="minorEastAsia" w:hAnsi="Times New Roman" w:cs="Times New Roman"/>
        </w:rPr>
        <w:t>(treatment x post)</w:t>
      </w:r>
      <w:r w:rsidRPr="00BF39A6">
        <w:rPr>
          <w:rFonts w:ascii="Times New Roman" w:hAnsi="Times New Roman" w:cs="Times New Roman"/>
        </w:rPr>
        <w:t xml:space="preserve"> coefficient was significant in either sample; the filtered case shows a heterogeneous effect, indicating that there was an impact for women. The event studies did not show any clear conclusion.</w:t>
      </w:r>
    </w:p>
    <w:p w14:paraId="5B154BAA" w14:textId="306BD23D" w:rsidR="002A7270" w:rsidRDefault="00A25B08">
      <w:pPr>
        <w:jc w:val="both"/>
        <w:rPr>
          <w:rFonts w:ascii="Times New Roman" w:hAnsi="Times New Roman" w:cs="Times New Roman"/>
        </w:rPr>
      </w:pPr>
      <w:r>
        <w:rPr>
          <w:rFonts w:ascii="Times New Roman" w:hAnsi="Times New Roman" w:cs="Times New Roman"/>
          <w:b/>
          <w:bCs/>
        </w:rPr>
        <w:br w:type="page"/>
      </w:r>
    </w:p>
    <w:p w14:paraId="5B154BAB" w14:textId="77777777" w:rsidR="002A7270" w:rsidRDefault="00A25B08">
      <w:pPr>
        <w:spacing w:before="240" w:after="0"/>
        <w:jc w:val="both"/>
        <w:rPr>
          <w:rFonts w:ascii="Times New Roman" w:hAnsi="Times New Roman" w:cs="Times New Roman"/>
          <w:b/>
          <w:bCs/>
        </w:rPr>
      </w:pPr>
      <w:r>
        <w:rPr>
          <w:rFonts w:ascii="Times New Roman" w:hAnsi="Times New Roman" w:cs="Times New Roman"/>
          <w:b/>
          <w:bCs/>
        </w:rPr>
        <w:lastRenderedPageBreak/>
        <w:t>Table 6. Regression results for weekly hours worked (complete sample)</w:t>
      </w:r>
    </w:p>
    <w:p w14:paraId="5B154BAC" w14:textId="77777777" w:rsidR="002A7270" w:rsidRDefault="00A25B08">
      <w:pPr>
        <w:spacing w:after="0"/>
        <w:jc w:val="center"/>
        <w:rPr>
          <w:rFonts w:ascii="Times New Roman" w:hAnsi="Times New Roman" w:cs="Times New Roman"/>
        </w:rPr>
      </w:pPr>
      <w:r>
        <w:rPr>
          <w:rFonts w:ascii="Times New Roman" w:hAnsi="Times New Roman" w:cs="Times New Roman"/>
          <w:noProof/>
        </w:rPr>
        <w:drawing>
          <wp:inline distT="0" distB="0" distL="0" distR="0" wp14:anchorId="5B154C09" wp14:editId="1DF48A71">
            <wp:extent cx="5433060" cy="7118985"/>
            <wp:effectExtent l="0" t="0" r="0" b="5715"/>
            <wp:docPr id="114146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61463" name="Picture 4"/>
                    <pic:cNvPicPr>
                      <a:picLocks noChangeAspect="1"/>
                    </pic:cNvPicPr>
                  </pic:nvPicPr>
                  <pic:blipFill>
                    <a:blip r:embed="rId18" cstate="print">
                      <a:extLst>
                        <a:ext uri="{28A0092B-C50C-407E-A947-70E740481C1C}">
                          <a14:useLocalDpi xmlns:a14="http://schemas.microsoft.com/office/drawing/2010/main" val="0"/>
                        </a:ext>
                      </a:extLst>
                    </a:blip>
                    <a:srcRect r="8936"/>
                    <a:stretch>
                      <a:fillRect/>
                    </a:stretch>
                  </pic:blipFill>
                  <pic:spPr>
                    <a:xfrm>
                      <a:off x="0" y="0"/>
                      <a:ext cx="5433060" cy="7118985"/>
                    </a:xfrm>
                    <a:prstGeom prst="rect">
                      <a:avLst/>
                    </a:prstGeom>
                    <a:ln>
                      <a:noFill/>
                    </a:ln>
                  </pic:spPr>
                </pic:pic>
              </a:graphicData>
            </a:graphic>
          </wp:inline>
        </w:drawing>
      </w:r>
    </w:p>
    <w:p w14:paraId="5B154BAD" w14:textId="77777777" w:rsidR="002A7270" w:rsidRDefault="00A25B08">
      <w:pPr>
        <w:jc w:val="both"/>
        <w:rPr>
          <w:rFonts w:ascii="Times New Roman" w:hAnsi="Times New Roman" w:cs="Times New Roman"/>
          <w:sz w:val="20"/>
          <w:szCs w:val="20"/>
        </w:rPr>
      </w:pPr>
      <w:r>
        <w:rPr>
          <w:rFonts w:ascii="Times New Roman" w:hAnsi="Times New Roman" w:cs="Times New Roman"/>
          <w:sz w:val="20"/>
          <w:szCs w:val="20"/>
        </w:rPr>
        <w:t>Source: Author’s calculations, using data from the National Employment and Income Surveys of 2018-2024. Table created using the Stargazer R package (Hlavac, 2022).</w:t>
      </w:r>
    </w:p>
    <w:p w14:paraId="5B154BAE" w14:textId="77777777" w:rsidR="002A7270" w:rsidRDefault="002A7270">
      <w:pPr>
        <w:jc w:val="both"/>
        <w:rPr>
          <w:rFonts w:ascii="Times New Roman" w:hAnsi="Times New Roman" w:cs="Times New Roman"/>
          <w:sz w:val="20"/>
          <w:szCs w:val="20"/>
        </w:rPr>
      </w:pPr>
    </w:p>
    <w:p w14:paraId="5B154BAF" w14:textId="77777777" w:rsidR="002A7270" w:rsidRDefault="002A7270">
      <w:pPr>
        <w:jc w:val="both"/>
        <w:rPr>
          <w:rFonts w:ascii="Times New Roman" w:hAnsi="Times New Roman" w:cs="Times New Roman"/>
          <w:sz w:val="20"/>
          <w:szCs w:val="20"/>
        </w:rPr>
      </w:pPr>
    </w:p>
    <w:p w14:paraId="5B154BB0" w14:textId="77777777" w:rsidR="002A7270" w:rsidRDefault="00A25B08">
      <w:pPr>
        <w:spacing w:before="240" w:after="0"/>
        <w:jc w:val="both"/>
        <w:rPr>
          <w:rFonts w:ascii="Times New Roman" w:hAnsi="Times New Roman" w:cs="Times New Roman"/>
          <w:b/>
          <w:bCs/>
        </w:rPr>
      </w:pPr>
      <w:r>
        <w:rPr>
          <w:rFonts w:ascii="Times New Roman" w:hAnsi="Times New Roman" w:cs="Times New Roman"/>
          <w:b/>
          <w:bCs/>
        </w:rPr>
        <w:lastRenderedPageBreak/>
        <w:t>Table 7. Regression results for weekly hours worked  (workers only)</w:t>
      </w:r>
    </w:p>
    <w:p w14:paraId="5B154BB1" w14:textId="77777777" w:rsidR="002A7270" w:rsidRDefault="00A25B08">
      <w:pPr>
        <w:spacing w:after="0"/>
        <w:jc w:val="center"/>
        <w:rPr>
          <w:rFonts w:ascii="Times New Roman" w:hAnsi="Times New Roman" w:cs="Times New Roman"/>
        </w:rPr>
      </w:pPr>
      <w:r>
        <w:rPr>
          <w:rFonts w:ascii="Times New Roman" w:hAnsi="Times New Roman" w:cs="Times New Roman"/>
          <w:noProof/>
        </w:rPr>
        <w:drawing>
          <wp:inline distT="0" distB="0" distL="0" distR="0" wp14:anchorId="5B154C0B" wp14:editId="43FB623D">
            <wp:extent cx="5433060" cy="7118985"/>
            <wp:effectExtent l="0" t="0" r="0" b="5715"/>
            <wp:docPr id="309334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34724" name="Picture 4"/>
                    <pic:cNvPicPr>
                      <a:picLocks noChangeAspect="1"/>
                    </pic:cNvPicPr>
                  </pic:nvPicPr>
                  <pic:blipFill>
                    <a:blip r:embed="rId19" cstate="print">
                      <a:extLst>
                        <a:ext uri="{28A0092B-C50C-407E-A947-70E740481C1C}">
                          <a14:useLocalDpi xmlns:a14="http://schemas.microsoft.com/office/drawing/2010/main" val="0"/>
                        </a:ext>
                      </a:extLst>
                    </a:blip>
                    <a:srcRect t="107" r="18764" b="-107"/>
                    <a:stretch>
                      <a:fillRect/>
                    </a:stretch>
                  </pic:blipFill>
                  <pic:spPr>
                    <a:xfrm>
                      <a:off x="0" y="0"/>
                      <a:ext cx="5433060" cy="7118985"/>
                    </a:xfrm>
                    <a:prstGeom prst="rect">
                      <a:avLst/>
                    </a:prstGeom>
                    <a:ln>
                      <a:noFill/>
                    </a:ln>
                  </pic:spPr>
                </pic:pic>
              </a:graphicData>
            </a:graphic>
          </wp:inline>
        </w:drawing>
      </w:r>
    </w:p>
    <w:p w14:paraId="5B154BB2" w14:textId="77777777" w:rsidR="002A7270" w:rsidRDefault="00A25B08">
      <w:pPr>
        <w:jc w:val="both"/>
        <w:rPr>
          <w:rFonts w:ascii="Times New Roman" w:hAnsi="Times New Roman" w:cs="Times New Roman"/>
          <w:sz w:val="20"/>
          <w:szCs w:val="20"/>
        </w:rPr>
      </w:pPr>
      <w:r>
        <w:rPr>
          <w:rFonts w:ascii="Times New Roman" w:hAnsi="Times New Roman" w:cs="Times New Roman"/>
          <w:sz w:val="20"/>
          <w:szCs w:val="20"/>
        </w:rPr>
        <w:t>Source: Author’s calculations, using data from the National Employment and Income Surveys of 2018-2024. Table created using the Stargazer R package (Hlavac, 2022).</w:t>
      </w:r>
    </w:p>
    <w:p w14:paraId="5B154BB3" w14:textId="77777777" w:rsidR="002A7270" w:rsidRDefault="002A7270">
      <w:pPr>
        <w:jc w:val="both"/>
        <w:rPr>
          <w:rFonts w:ascii="Times New Roman" w:hAnsi="Times New Roman" w:cs="Times New Roman"/>
          <w:sz w:val="20"/>
          <w:szCs w:val="20"/>
        </w:rPr>
      </w:pPr>
    </w:p>
    <w:p w14:paraId="5B154BB4" w14:textId="77777777" w:rsidR="002A7270" w:rsidRDefault="002A7270">
      <w:pPr>
        <w:jc w:val="both"/>
        <w:rPr>
          <w:rFonts w:ascii="Times New Roman" w:hAnsi="Times New Roman" w:cs="Times New Roman"/>
          <w:sz w:val="20"/>
          <w:szCs w:val="20"/>
        </w:rPr>
      </w:pPr>
    </w:p>
    <w:p w14:paraId="29B10405" w14:textId="77777777" w:rsidR="003413D3" w:rsidRDefault="003413D3" w:rsidP="003413D3">
      <w:pPr>
        <w:jc w:val="both"/>
        <w:rPr>
          <w:rFonts w:ascii="Times New Roman" w:hAnsi="Times New Roman" w:cs="Times New Roman"/>
        </w:rPr>
      </w:pPr>
    </w:p>
    <w:p w14:paraId="14F04A68" w14:textId="06F402B8" w:rsidR="003413D3" w:rsidRDefault="003413D3" w:rsidP="003413D3">
      <w:pPr>
        <w:jc w:val="both"/>
        <w:rPr>
          <w:rFonts w:ascii="Times New Roman" w:hAnsi="Times New Roman" w:cs="Times New Roman"/>
        </w:rPr>
      </w:pPr>
      <w:r>
        <w:rPr>
          <w:rFonts w:ascii="Times New Roman" w:hAnsi="Times New Roman" w:cs="Times New Roman"/>
        </w:rPr>
        <w:t>Continuing to analyze the impact on labor market accessibility rather than on outcomes from working, the estimates are presented with the “occupied” dummy in Table 8. This case presented consistent and significant results in all models calculated. Column (1) shows that the impact for the 2002 cohort was a reduction of 50% in the probability of being employed after the pandemic, a very large estimate. The following two columns show coefficients with the same sign and similar magnitude, providing evidence that the impact is consistent even when controlling for demographic variables and including interactions. Additionally, Column (3) shows that the hypothesis of a homogeneous effect is not valid, since the indigenous population and people living in rural areas faced an even higher impact than the rest.</w:t>
      </w:r>
    </w:p>
    <w:p w14:paraId="23ABAB10" w14:textId="77777777" w:rsidR="0074318C" w:rsidRPr="00BF39A6" w:rsidRDefault="003413D3" w:rsidP="003413D3">
      <w:pPr>
        <w:jc w:val="both"/>
        <w:rPr>
          <w:rFonts w:ascii="Times New Roman" w:hAnsi="Times New Roman" w:cs="Times New Roman"/>
        </w:rPr>
      </w:pPr>
      <w:r>
        <w:rPr>
          <w:rFonts w:ascii="Times New Roman" w:hAnsi="Times New Roman" w:cs="Times New Roman"/>
        </w:rPr>
        <w:t xml:space="preserve">The goodness of fit for the models in Table 8 is better than for all previously calculated models, reaching a maximum of 38% of variance explained in Column (4). This table shows once more that women structurally have a lower probability of being employed (14–19% lower), which confirms the pattern derived from the analysis of previous outcomes. In contrast, it is interesting </w:t>
      </w:r>
      <w:r w:rsidRPr="00BF39A6">
        <w:rPr>
          <w:rFonts w:ascii="Times New Roman" w:hAnsi="Times New Roman" w:cs="Times New Roman"/>
        </w:rPr>
        <w:t xml:space="preserve">that the models find that people in rural areas and the indigenous population have higher chances of being employed (5–10% and 13–27% higher, respectively). </w:t>
      </w:r>
    </w:p>
    <w:p w14:paraId="1668B2FC" w14:textId="77777777" w:rsidR="00BF39A6" w:rsidRDefault="003413D3" w:rsidP="00BF39A6">
      <w:pPr>
        <w:jc w:val="both"/>
        <w:rPr>
          <w:rFonts w:ascii="Times New Roman" w:hAnsi="Times New Roman" w:cs="Times New Roman"/>
        </w:rPr>
      </w:pPr>
      <w:r w:rsidRPr="00BF39A6">
        <w:rPr>
          <w:rFonts w:ascii="Times New Roman" w:hAnsi="Times New Roman" w:cs="Times New Roman"/>
        </w:rPr>
        <w:t xml:space="preserve">This may seem counterintuitive when considering the whole population of Guatemala, as one would expect more job opportunities in the cities, and that discrimination would reduce the chances of indigenous people finding work. However, </w:t>
      </w:r>
      <w:r w:rsidR="0074318C" w:rsidRPr="00BF39A6">
        <w:rPr>
          <w:rFonts w:ascii="Times New Roman" w:hAnsi="Times New Roman" w:cs="Times New Roman"/>
        </w:rPr>
        <w:t xml:space="preserve">the higher probabilities likely reflect structural differences in the types of work available across regions, rather than better economic outcomes for these groups. Furthermore, since this data represents teenagers aged 17 in the pre-period, these coefficients suggest that adolescents in rural areas start working early, which can hinder educational attainment. </w:t>
      </w:r>
      <w:r w:rsidR="00D121D7" w:rsidRPr="00BF39A6">
        <w:rPr>
          <w:rFonts w:ascii="Times New Roman" w:hAnsi="Times New Roman" w:cs="Times New Roman"/>
        </w:rPr>
        <w:t>Thus, challenges are complex; policies need to increase entry-level job opportunities for youth in urban areas while also improving the quality and conditions of work in rural areas.</w:t>
      </w:r>
    </w:p>
    <w:p w14:paraId="0247BB7D" w14:textId="26DA0E70" w:rsidR="003413D3" w:rsidRPr="00BF39A6" w:rsidRDefault="003413D3" w:rsidP="00BF39A6">
      <w:pPr>
        <w:jc w:val="both"/>
        <w:rPr>
          <w:rFonts w:ascii="Times New Roman" w:hAnsi="Times New Roman" w:cs="Times New Roman"/>
        </w:rPr>
      </w:pPr>
      <w:r>
        <w:rPr>
          <w:rFonts w:ascii="Times New Roman" w:hAnsi="Times New Roman" w:cs="Times New Roman"/>
        </w:rPr>
        <w:t>The event study in Column (4) again shows the negative impact on the probability of being employed after the pandemic for 20-year-olds. However, it also shows that this was a temporary shock, producing higher-than-expected hiring for the treatment group the following year and ultimately leaving a zero net impact in the long run.</w:t>
      </w:r>
    </w:p>
    <w:p w14:paraId="194C65A6" w14:textId="77777777" w:rsidR="003413D3" w:rsidRDefault="003413D3">
      <w:pPr>
        <w:spacing w:after="0" w:line="240" w:lineRule="auto"/>
        <w:rPr>
          <w:rFonts w:ascii="Times New Roman" w:hAnsi="Times New Roman" w:cs="Times New Roman"/>
          <w:b/>
          <w:bCs/>
        </w:rPr>
      </w:pPr>
      <w:r>
        <w:rPr>
          <w:rFonts w:ascii="Times New Roman" w:hAnsi="Times New Roman" w:cs="Times New Roman"/>
          <w:b/>
          <w:bCs/>
        </w:rPr>
        <w:br w:type="page"/>
      </w:r>
    </w:p>
    <w:p w14:paraId="5B154BB5" w14:textId="4635CED4" w:rsidR="002A7270" w:rsidRDefault="00A25B08">
      <w:pPr>
        <w:spacing w:before="240" w:after="0"/>
        <w:jc w:val="both"/>
        <w:rPr>
          <w:rFonts w:ascii="Times New Roman" w:hAnsi="Times New Roman" w:cs="Times New Roman"/>
          <w:b/>
          <w:bCs/>
        </w:rPr>
      </w:pPr>
      <w:r>
        <w:rPr>
          <w:rFonts w:ascii="Times New Roman" w:hAnsi="Times New Roman" w:cs="Times New Roman"/>
          <w:b/>
          <w:bCs/>
        </w:rPr>
        <w:lastRenderedPageBreak/>
        <w:t>Table 8. Regression results for occupied dummy (complete sample)</w:t>
      </w:r>
    </w:p>
    <w:p w14:paraId="5B154BB6" w14:textId="77777777" w:rsidR="002A7270" w:rsidRDefault="00A25B08">
      <w:pPr>
        <w:spacing w:after="0"/>
        <w:jc w:val="center"/>
        <w:rPr>
          <w:rFonts w:ascii="Times New Roman" w:hAnsi="Times New Roman" w:cs="Times New Roman"/>
        </w:rPr>
      </w:pPr>
      <w:r>
        <w:rPr>
          <w:rFonts w:ascii="Times New Roman" w:hAnsi="Times New Roman" w:cs="Times New Roman"/>
          <w:noProof/>
        </w:rPr>
        <w:drawing>
          <wp:inline distT="0" distB="0" distL="0" distR="0" wp14:anchorId="5B154C0D" wp14:editId="27E2D468">
            <wp:extent cx="5433060" cy="7118985"/>
            <wp:effectExtent l="0" t="0" r="0" b="5715"/>
            <wp:docPr id="1298304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04938" name="Picture 4"/>
                    <pic:cNvPicPr>
                      <a:picLocks noChangeAspect="1"/>
                    </pic:cNvPicPr>
                  </pic:nvPicPr>
                  <pic:blipFill>
                    <a:blip r:embed="rId20" cstate="print">
                      <a:extLst>
                        <a:ext uri="{28A0092B-C50C-407E-A947-70E740481C1C}">
                          <a14:useLocalDpi xmlns:a14="http://schemas.microsoft.com/office/drawing/2010/main" val="0"/>
                        </a:ext>
                      </a:extLst>
                    </a:blip>
                    <a:srcRect t="214" r="6348" b="-214"/>
                    <a:stretch>
                      <a:fillRect/>
                    </a:stretch>
                  </pic:blipFill>
                  <pic:spPr>
                    <a:xfrm>
                      <a:off x="0" y="0"/>
                      <a:ext cx="5433060" cy="7118985"/>
                    </a:xfrm>
                    <a:prstGeom prst="rect">
                      <a:avLst/>
                    </a:prstGeom>
                    <a:ln>
                      <a:noFill/>
                    </a:ln>
                  </pic:spPr>
                </pic:pic>
              </a:graphicData>
            </a:graphic>
          </wp:inline>
        </w:drawing>
      </w:r>
    </w:p>
    <w:p w14:paraId="5B154BB7" w14:textId="77777777" w:rsidR="002A7270" w:rsidRDefault="00A25B08">
      <w:pPr>
        <w:jc w:val="both"/>
        <w:rPr>
          <w:rFonts w:ascii="Times New Roman" w:hAnsi="Times New Roman" w:cs="Times New Roman"/>
          <w:sz w:val="20"/>
          <w:szCs w:val="20"/>
        </w:rPr>
      </w:pPr>
      <w:r>
        <w:rPr>
          <w:rFonts w:ascii="Times New Roman" w:hAnsi="Times New Roman" w:cs="Times New Roman"/>
          <w:sz w:val="20"/>
          <w:szCs w:val="20"/>
        </w:rPr>
        <w:t>Source: Author’s calculations, using data from the National Employment and Income Surveys of 2018-2024. Table created using the Stargazer R package (Hlavac, 2022).</w:t>
      </w:r>
    </w:p>
    <w:p w14:paraId="5B154BB8" w14:textId="77777777" w:rsidR="002A7270" w:rsidRDefault="002A7270">
      <w:pPr>
        <w:jc w:val="both"/>
        <w:rPr>
          <w:rFonts w:ascii="Times New Roman" w:hAnsi="Times New Roman" w:cs="Times New Roman"/>
          <w:sz w:val="20"/>
          <w:szCs w:val="20"/>
        </w:rPr>
      </w:pPr>
    </w:p>
    <w:p w14:paraId="5B154BB9" w14:textId="727BDE1D" w:rsidR="002A7270" w:rsidRPr="00BF39A6" w:rsidRDefault="00A25B08">
      <w:pPr>
        <w:jc w:val="both"/>
        <w:rPr>
          <w:rFonts w:ascii="Times New Roman" w:hAnsi="Times New Roman" w:cs="Times New Roman"/>
        </w:rPr>
      </w:pPr>
      <w:r>
        <w:rPr>
          <w:rFonts w:ascii="Times New Roman" w:hAnsi="Times New Roman" w:cs="Times New Roman"/>
        </w:rPr>
        <w:lastRenderedPageBreak/>
        <w:t>Summarizing all results found so far,</w:t>
      </w:r>
      <w:r w:rsidR="00BB2132">
        <w:rPr>
          <w:rFonts w:ascii="Times New Roman" w:hAnsi="Times New Roman" w:cs="Times New Roman"/>
        </w:rPr>
        <w:t xml:space="preserve"> </w:t>
      </w:r>
      <w:r>
        <w:rPr>
          <w:rFonts w:ascii="Times New Roman" w:hAnsi="Times New Roman" w:cs="Times New Roman"/>
        </w:rPr>
        <w:t xml:space="preserve">a negative impact on income </w:t>
      </w:r>
      <w:r w:rsidR="00BB2132">
        <w:rPr>
          <w:rFonts w:ascii="Times New Roman" w:hAnsi="Times New Roman" w:cs="Times New Roman"/>
        </w:rPr>
        <w:t xml:space="preserve">was detected </w:t>
      </w:r>
      <w:r>
        <w:rPr>
          <w:rFonts w:ascii="Times New Roman" w:hAnsi="Times New Roman" w:cs="Times New Roman"/>
        </w:rPr>
        <w:t xml:space="preserve">only in the event study specification, while no effect is statistically significant in any of the conventional DiD models, either for income or weekly hours worked. In contrast, stronger results appear for </w:t>
      </w:r>
      <w:r w:rsidRPr="00BF39A6">
        <w:rPr>
          <w:rFonts w:ascii="Times New Roman" w:hAnsi="Times New Roman" w:cs="Times New Roman"/>
        </w:rPr>
        <w:t xml:space="preserve">accessibility to the labor market, consistent with IMF (2020) and Beccaria, Bertranou, and Maurizio (2022), </w:t>
      </w:r>
      <w:r w:rsidR="00E96142" w:rsidRPr="00BF39A6">
        <w:rPr>
          <w:rFonts w:ascii="Times New Roman" w:hAnsi="Times New Roman" w:cs="Times New Roman"/>
        </w:rPr>
        <w:t>suggesting temporary disruptions in</w:t>
      </w:r>
      <w:r w:rsidR="00E83EC2" w:rsidRPr="00BF39A6">
        <w:rPr>
          <w:rFonts w:ascii="Times New Roman" w:hAnsi="Times New Roman" w:cs="Times New Roman"/>
        </w:rPr>
        <w:t xml:space="preserve"> the youth participation on the</w:t>
      </w:r>
      <w:r w:rsidR="00E96142" w:rsidRPr="00BF39A6">
        <w:rPr>
          <w:rFonts w:ascii="Times New Roman" w:hAnsi="Times New Roman" w:cs="Times New Roman"/>
        </w:rPr>
        <w:t xml:space="preserve"> labor force during the pandemic. </w:t>
      </w:r>
    </w:p>
    <w:p w14:paraId="5B154BBA" w14:textId="6364F90A" w:rsidR="002A7270" w:rsidRPr="00BF39A6" w:rsidRDefault="00A25B08">
      <w:pPr>
        <w:jc w:val="both"/>
        <w:rPr>
          <w:rFonts w:ascii="Times New Roman" w:hAnsi="Times New Roman" w:cs="Times New Roman"/>
        </w:rPr>
      </w:pPr>
      <w:r w:rsidRPr="00BF39A6">
        <w:rPr>
          <w:rFonts w:ascii="Times New Roman" w:hAnsi="Times New Roman" w:cs="Times New Roman"/>
        </w:rPr>
        <w:t>Given this, the hypothesis that in Guatemala the loss of one year of high school does not affect labor outcomes</w:t>
      </w:r>
      <w:r w:rsidR="00363D1B" w:rsidRPr="00BF39A6">
        <w:rPr>
          <w:rFonts w:ascii="Times New Roman" w:hAnsi="Times New Roman" w:cs="Times New Roman"/>
        </w:rPr>
        <w:t>,</w:t>
      </w:r>
      <w:r w:rsidRPr="00BF39A6">
        <w:rPr>
          <w:rFonts w:ascii="Times New Roman" w:hAnsi="Times New Roman" w:cs="Times New Roman"/>
        </w:rPr>
        <w:t xml:space="preserve"> except for </w:t>
      </w:r>
      <w:r w:rsidR="001C3055" w:rsidRPr="00BF39A6">
        <w:rPr>
          <w:rFonts w:ascii="Times New Roman" w:hAnsi="Times New Roman" w:cs="Times New Roman"/>
        </w:rPr>
        <w:t>the variable “Occupied”</w:t>
      </w:r>
      <w:r w:rsidRPr="00BF39A6">
        <w:rPr>
          <w:rFonts w:ascii="Times New Roman" w:hAnsi="Times New Roman" w:cs="Times New Roman"/>
        </w:rPr>
        <w:t>,</w:t>
      </w:r>
      <w:r w:rsidR="00363D1B" w:rsidRPr="00BF39A6">
        <w:rPr>
          <w:rFonts w:ascii="Times New Roman" w:hAnsi="Times New Roman" w:cs="Times New Roman"/>
        </w:rPr>
        <w:t xml:space="preserve"> could be accepted</w:t>
      </w:r>
      <w:r w:rsidR="00E11317" w:rsidRPr="00BF39A6">
        <w:rPr>
          <w:rFonts w:ascii="Times New Roman" w:hAnsi="Times New Roman" w:cs="Times New Roman"/>
        </w:rPr>
        <w:t xml:space="preserve">, opening </w:t>
      </w:r>
      <w:r w:rsidRPr="00BF39A6">
        <w:rPr>
          <w:rFonts w:ascii="Times New Roman" w:hAnsi="Times New Roman" w:cs="Times New Roman"/>
        </w:rPr>
        <w:t>three possible explanations. First, the human capital loss is not relevant for the types of jobs youth actually perform. Many are basic tasks (e.g., growing and collecting crops</w:t>
      </w:r>
      <w:r w:rsidR="00BB5347" w:rsidRPr="00BF39A6">
        <w:rPr>
          <w:rFonts w:ascii="Times New Roman" w:hAnsi="Times New Roman" w:cs="Times New Roman"/>
        </w:rPr>
        <w:t xml:space="preserve">, </w:t>
      </w:r>
      <w:r w:rsidR="005F7923" w:rsidRPr="00BF39A6">
        <w:rPr>
          <w:rFonts w:ascii="Times New Roman" w:hAnsi="Times New Roman" w:cs="Times New Roman"/>
        </w:rPr>
        <w:t>assisting in shops or offices</w:t>
      </w:r>
      <w:r w:rsidR="00BB5347" w:rsidRPr="00BF39A6">
        <w:rPr>
          <w:rFonts w:ascii="Times New Roman" w:hAnsi="Times New Roman" w:cs="Times New Roman"/>
        </w:rPr>
        <w:t xml:space="preserve">, </w:t>
      </w:r>
      <w:r w:rsidR="00A82AAA" w:rsidRPr="00BF39A6">
        <w:rPr>
          <w:rFonts w:ascii="Times New Roman" w:hAnsi="Times New Roman" w:cs="Times New Roman"/>
        </w:rPr>
        <w:t>cashier</w:t>
      </w:r>
      <w:r w:rsidR="00CE48A4" w:rsidRPr="00BF39A6">
        <w:rPr>
          <w:rFonts w:ascii="Times New Roman" w:hAnsi="Times New Roman" w:cs="Times New Roman"/>
        </w:rPr>
        <w:t>ing</w:t>
      </w:r>
      <w:r w:rsidR="00A82AAA" w:rsidRPr="00BF39A6">
        <w:rPr>
          <w:rFonts w:ascii="Times New Roman" w:hAnsi="Times New Roman" w:cs="Times New Roman"/>
        </w:rPr>
        <w:t xml:space="preserve">, </w:t>
      </w:r>
      <w:r w:rsidR="005F7923" w:rsidRPr="00BF39A6">
        <w:rPr>
          <w:rFonts w:ascii="Times New Roman" w:hAnsi="Times New Roman" w:cs="Times New Roman"/>
        </w:rPr>
        <w:t xml:space="preserve">serving or </w:t>
      </w:r>
      <w:r w:rsidR="00255A54" w:rsidRPr="00BF39A6">
        <w:rPr>
          <w:rFonts w:ascii="Times New Roman" w:hAnsi="Times New Roman" w:cs="Times New Roman"/>
        </w:rPr>
        <w:t>waiting for</w:t>
      </w:r>
      <w:r w:rsidR="00A82AAA" w:rsidRPr="00BF39A6">
        <w:rPr>
          <w:rFonts w:ascii="Times New Roman" w:hAnsi="Times New Roman" w:cs="Times New Roman"/>
        </w:rPr>
        <w:t xml:space="preserve"> </w:t>
      </w:r>
      <w:r w:rsidR="00EE7860" w:rsidRPr="00BF39A6">
        <w:rPr>
          <w:rFonts w:ascii="Times New Roman" w:hAnsi="Times New Roman" w:cs="Times New Roman"/>
        </w:rPr>
        <w:t xml:space="preserve">customers, </w:t>
      </w:r>
      <w:r w:rsidR="00EE010B" w:rsidRPr="00BF39A6">
        <w:rPr>
          <w:rFonts w:ascii="Times New Roman" w:hAnsi="Times New Roman" w:cs="Times New Roman"/>
        </w:rPr>
        <w:t>or helping with family</w:t>
      </w:r>
      <w:r w:rsidR="00255A54" w:rsidRPr="00BF39A6">
        <w:rPr>
          <w:rFonts w:ascii="Times New Roman" w:hAnsi="Times New Roman" w:cs="Times New Roman"/>
        </w:rPr>
        <w:t xml:space="preserve"> businesses, </w:t>
      </w:r>
      <w:r w:rsidR="00F5485A" w:rsidRPr="00BF39A6">
        <w:rPr>
          <w:rFonts w:ascii="Times New Roman" w:hAnsi="Times New Roman" w:cs="Times New Roman"/>
        </w:rPr>
        <w:t>etc.</w:t>
      </w:r>
      <w:r w:rsidRPr="00BF39A6">
        <w:rPr>
          <w:rFonts w:ascii="Times New Roman" w:hAnsi="Times New Roman" w:cs="Times New Roman"/>
        </w:rPr>
        <w:t xml:space="preserve">) that do not require abstract skills such as math, professional writing, or science. In this sense, human capital accumulation may matter more in the early years of schooling, while an additional year at higher grades brings little improvement because job opportunities remain limited. </w:t>
      </w:r>
    </w:p>
    <w:p w14:paraId="5B154BBC" w14:textId="5A017645" w:rsidR="002A7270" w:rsidRDefault="00A25B08" w:rsidP="006B622E">
      <w:pPr>
        <w:jc w:val="both"/>
        <w:rPr>
          <w:rFonts w:ascii="Times New Roman" w:hAnsi="Times New Roman" w:cs="Times New Roman"/>
        </w:rPr>
      </w:pPr>
      <w:r w:rsidRPr="00BF39A6">
        <w:rPr>
          <w:rFonts w:ascii="Times New Roman" w:hAnsi="Times New Roman" w:cs="Times New Roman"/>
        </w:rPr>
        <w:t>Second, it is possible that no real human capital was lost, given the poor school conditions that undermine education quality. In other words, moving from in-person to distance classes may not have represented much change, since both were of low quality; a</w:t>
      </w:r>
      <w:r w:rsidR="00084862" w:rsidRPr="00BF39A6">
        <w:rPr>
          <w:rFonts w:ascii="Times New Roman" w:hAnsi="Times New Roman" w:cs="Times New Roman"/>
        </w:rPr>
        <w:t>lthough, i</w:t>
      </w:r>
      <w:r w:rsidR="003474ED" w:rsidRPr="00BF39A6">
        <w:rPr>
          <w:rFonts w:ascii="Times New Roman" w:hAnsi="Times New Roman" w:cs="Times New Roman"/>
        </w:rPr>
        <w:t>t would be necessary to evaluate the following cohorts to assess whether human capital accumulation was slowed in order to draw long-run conclusions.</w:t>
      </w:r>
      <w:r w:rsidRPr="00BF39A6">
        <w:rPr>
          <w:rFonts w:ascii="Times New Roman" w:hAnsi="Times New Roman" w:cs="Times New Roman"/>
        </w:rPr>
        <w:t xml:space="preserve"> Finally, though le</w:t>
      </w:r>
      <w:r>
        <w:rPr>
          <w:rFonts w:ascii="Times New Roman" w:hAnsi="Times New Roman" w:cs="Times New Roman"/>
        </w:rPr>
        <w:t>ss likely, a more positive explanation is that distance education successfully transferred the same skills to the younger cohort as the older one acquired under normal conditions.</w:t>
      </w:r>
    </w:p>
    <w:p w14:paraId="5B154BBD" w14:textId="77777777" w:rsidR="002A7270" w:rsidRDefault="00A25B08">
      <w:pPr>
        <w:spacing w:after="0"/>
        <w:rPr>
          <w:rFonts w:ascii="Times New Roman" w:hAnsi="Times New Roman" w:cs="Times New Roman"/>
          <w:b/>
          <w:bCs/>
        </w:rPr>
      </w:pPr>
      <w:r>
        <w:rPr>
          <w:rFonts w:ascii="Times New Roman" w:hAnsi="Times New Roman" w:cs="Times New Roman"/>
          <w:b/>
          <w:bCs/>
        </w:rPr>
        <w:t>Table 9. Confidence Intervals and Minimum Detectable Effects (MDE)</w:t>
      </w:r>
    </w:p>
    <w:p w14:paraId="5B154BBE" w14:textId="77777777" w:rsidR="002A7270" w:rsidRDefault="00A25B08">
      <w:pPr>
        <w:spacing w:after="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B154C0F" wp14:editId="596236F2">
            <wp:extent cx="5400675" cy="3108960"/>
            <wp:effectExtent l="0" t="0" r="9525" b="0"/>
            <wp:docPr id="92433920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9206" name="Picture 1" descr="A table with numbers and symbols&#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866" cy="3108960"/>
                    </a:xfrm>
                    <a:prstGeom prst="rect">
                      <a:avLst/>
                    </a:prstGeom>
                  </pic:spPr>
                </pic:pic>
              </a:graphicData>
            </a:graphic>
          </wp:inline>
        </w:drawing>
      </w:r>
    </w:p>
    <w:p w14:paraId="5B154BC0" w14:textId="75C314F7" w:rsidR="002A7270" w:rsidRPr="006B622E" w:rsidRDefault="00A25B08">
      <w:pPr>
        <w:jc w:val="both"/>
        <w:rPr>
          <w:rFonts w:ascii="Times New Roman" w:hAnsi="Times New Roman" w:cs="Times New Roman"/>
          <w:sz w:val="20"/>
          <w:szCs w:val="20"/>
        </w:rPr>
      </w:pPr>
      <w:r>
        <w:rPr>
          <w:rFonts w:ascii="Times New Roman" w:hAnsi="Times New Roman" w:cs="Times New Roman"/>
          <w:sz w:val="20"/>
          <w:szCs w:val="20"/>
        </w:rPr>
        <w:t>Source: Author’s calculations. Table created using the Stargazer R package (Hlavac, 2022).</w:t>
      </w:r>
    </w:p>
    <w:p w14:paraId="5B154BC2" w14:textId="29B8C2BE" w:rsidR="002A7270" w:rsidRDefault="00A25B08" w:rsidP="00612AFE">
      <w:pPr>
        <w:jc w:val="both"/>
        <w:rPr>
          <w:rFonts w:ascii="Times New Roman" w:hAnsi="Times New Roman" w:cs="Times New Roman"/>
        </w:rPr>
      </w:pPr>
      <w:r>
        <w:rPr>
          <w:rFonts w:ascii="Times New Roman" w:hAnsi="Times New Roman" w:cs="Times New Roman"/>
        </w:rPr>
        <w:lastRenderedPageBreak/>
        <w:t xml:space="preserve">However, before drawing firm conclusions, it is important to note that all estimators across models were negative (Table 9), </w:t>
      </w:r>
      <w:r w:rsidR="00E10E12">
        <w:rPr>
          <w:rFonts w:ascii="Times New Roman" w:hAnsi="Times New Roman" w:cs="Times New Roman"/>
        </w:rPr>
        <w:t>showcasing a trend that suggests</w:t>
      </w:r>
      <w:r>
        <w:rPr>
          <w:rFonts w:ascii="Times New Roman" w:hAnsi="Times New Roman" w:cs="Times New Roman"/>
        </w:rPr>
        <w:t xml:space="preserve"> a potential impact that </w:t>
      </w:r>
      <w:r w:rsidR="00E10E12">
        <w:rPr>
          <w:rFonts w:ascii="Times New Roman" w:hAnsi="Times New Roman" w:cs="Times New Roman"/>
        </w:rPr>
        <w:t>the</w:t>
      </w:r>
      <w:r>
        <w:rPr>
          <w:rFonts w:ascii="Times New Roman" w:hAnsi="Times New Roman" w:cs="Times New Roman"/>
        </w:rPr>
        <w:t xml:space="preserve"> instruments cannot detect. </w:t>
      </w:r>
      <w:r w:rsidR="00E10E12">
        <w:rPr>
          <w:rFonts w:ascii="Times New Roman" w:hAnsi="Times New Roman" w:cs="Times New Roman"/>
        </w:rPr>
        <w:t>The</w:t>
      </w:r>
      <w:r>
        <w:rPr>
          <w:rFonts w:ascii="Times New Roman" w:hAnsi="Times New Roman" w:cs="Times New Roman"/>
        </w:rPr>
        <w:t xml:space="preserve"> limited sample size and the lack of repeated individual observations inflate standard errors</w:t>
      </w:r>
      <w:r w:rsidR="009E2796">
        <w:rPr>
          <w:rFonts w:ascii="Times New Roman" w:hAnsi="Times New Roman" w:cs="Times New Roman"/>
        </w:rPr>
        <w:t xml:space="preserve">, </w:t>
      </w:r>
      <w:r w:rsidR="009E2796" w:rsidRPr="00BF39A6">
        <w:rPr>
          <w:rFonts w:ascii="Times New Roman" w:hAnsi="Times New Roman" w:cs="Times New Roman"/>
        </w:rPr>
        <w:t>causing that when computing</w:t>
      </w:r>
      <w:r w:rsidRPr="00BF39A6">
        <w:rPr>
          <w:rFonts w:ascii="Times New Roman" w:hAnsi="Times New Roman" w:cs="Times New Roman"/>
        </w:rPr>
        <w:t xml:space="preserve"> the MDEs, they range from two to sixty times larger than </w:t>
      </w:r>
      <w:r w:rsidR="009E2796" w:rsidRPr="00BF39A6">
        <w:rPr>
          <w:rFonts w:ascii="Times New Roman" w:hAnsi="Times New Roman" w:cs="Times New Roman"/>
        </w:rPr>
        <w:t>the</w:t>
      </w:r>
      <w:r w:rsidRPr="00BF39A6">
        <w:rPr>
          <w:rFonts w:ascii="Times New Roman" w:hAnsi="Times New Roman" w:cs="Times New Roman"/>
        </w:rPr>
        <w:t xml:space="preserve"> point estimates</w:t>
      </w:r>
      <w:r w:rsidR="00612AFE" w:rsidRPr="00BF39A6">
        <w:rPr>
          <w:rFonts w:ascii="Times New Roman" w:hAnsi="Times New Roman" w:cs="Times New Roman"/>
        </w:rPr>
        <w:t xml:space="preserve">, with exception </w:t>
      </w:r>
      <w:r w:rsidR="00707F31" w:rsidRPr="00BF39A6">
        <w:rPr>
          <w:rFonts w:ascii="Times New Roman" w:hAnsi="Times New Roman" w:cs="Times New Roman"/>
        </w:rPr>
        <w:t>for the</w:t>
      </w:r>
      <w:r w:rsidR="00612AFE" w:rsidRPr="00BF39A6">
        <w:rPr>
          <w:rFonts w:ascii="Times New Roman" w:hAnsi="Times New Roman" w:cs="Times New Roman"/>
        </w:rPr>
        <w:t xml:space="preserve"> “Occupied” dummy</w:t>
      </w:r>
      <w:r w:rsidR="009E2796" w:rsidRPr="00BF39A6">
        <w:rPr>
          <w:rFonts w:ascii="Times New Roman" w:hAnsi="Times New Roman" w:cs="Times New Roman"/>
        </w:rPr>
        <w:t>. This is strong</w:t>
      </w:r>
      <w:r w:rsidR="00C63A3C" w:rsidRPr="00BF39A6">
        <w:rPr>
          <w:rFonts w:ascii="Times New Roman" w:hAnsi="Times New Roman" w:cs="Times New Roman"/>
        </w:rPr>
        <w:t xml:space="preserve"> evidence</w:t>
      </w:r>
      <w:r w:rsidR="002305FE" w:rsidRPr="00BF39A6">
        <w:rPr>
          <w:rFonts w:ascii="Times New Roman" w:hAnsi="Times New Roman" w:cs="Times New Roman"/>
        </w:rPr>
        <w:t xml:space="preserve"> on </w:t>
      </w:r>
      <w:r w:rsidRPr="00BF39A6">
        <w:rPr>
          <w:rFonts w:ascii="Times New Roman" w:hAnsi="Times New Roman" w:cs="Times New Roman"/>
        </w:rPr>
        <w:t>the</w:t>
      </w:r>
      <w:r w:rsidR="002305FE" w:rsidRPr="00BF39A6">
        <w:rPr>
          <w:rFonts w:ascii="Times New Roman" w:hAnsi="Times New Roman" w:cs="Times New Roman"/>
        </w:rPr>
        <w:t xml:space="preserve"> </w:t>
      </w:r>
      <w:r w:rsidR="009E2796" w:rsidRPr="00BF39A6">
        <w:rPr>
          <w:rFonts w:ascii="Times New Roman" w:hAnsi="Times New Roman" w:cs="Times New Roman"/>
        </w:rPr>
        <w:t>fact</w:t>
      </w:r>
      <w:r w:rsidR="002305FE" w:rsidRPr="00BF39A6">
        <w:rPr>
          <w:rFonts w:ascii="Times New Roman" w:hAnsi="Times New Roman" w:cs="Times New Roman"/>
        </w:rPr>
        <w:t xml:space="preserve"> that</w:t>
      </w:r>
      <w:r w:rsidRPr="00BF39A6">
        <w:rPr>
          <w:rFonts w:ascii="Times New Roman" w:hAnsi="Times New Roman" w:cs="Times New Roman"/>
        </w:rPr>
        <w:t xml:space="preserve"> absence of statistically significant results reflects insufficient power to detect effects of this magnitude</w:t>
      </w:r>
      <w:r w:rsidR="00983CCD" w:rsidRPr="00BF39A6">
        <w:rPr>
          <w:rFonts w:ascii="Times New Roman" w:hAnsi="Times New Roman" w:cs="Times New Roman"/>
        </w:rPr>
        <w:t>,</w:t>
      </w:r>
      <w:r w:rsidRPr="00BF39A6">
        <w:rPr>
          <w:rFonts w:ascii="Times New Roman" w:hAnsi="Times New Roman" w:cs="Times New Roman"/>
        </w:rPr>
        <w:t xml:space="preserve"> rather than confirming the absence of impacts altogether</w:t>
      </w:r>
      <w:r w:rsidR="00627CA9" w:rsidRPr="00BF39A6">
        <w:rPr>
          <w:rFonts w:ascii="Times New Roman" w:hAnsi="Times New Roman" w:cs="Times New Roman"/>
        </w:rPr>
        <w:t xml:space="preserve"> Then, it is double-checked when recalling that the event study specification obtained a statistically significant effect for income, </w:t>
      </w:r>
      <w:r w:rsidR="005973A9" w:rsidRPr="00BF39A6">
        <w:rPr>
          <w:rFonts w:ascii="Times New Roman" w:hAnsi="Times New Roman" w:cs="Times New Roman"/>
        </w:rPr>
        <w:t>which is explained because the sample size is increased 2.5 times for such cases</w:t>
      </w:r>
      <w:r w:rsidRPr="00BF39A6">
        <w:rPr>
          <w:rFonts w:ascii="Times New Roman" w:hAnsi="Times New Roman" w:cs="Times New Roman"/>
        </w:rPr>
        <w:t>.</w:t>
      </w:r>
      <w:r w:rsidR="002305FE">
        <w:rPr>
          <w:rFonts w:ascii="Times New Roman" w:hAnsi="Times New Roman" w:cs="Times New Roman"/>
        </w:rPr>
        <w:t xml:space="preserve"> </w:t>
      </w:r>
    </w:p>
    <w:p w14:paraId="585F47D7" w14:textId="77777777" w:rsidR="00612AFE" w:rsidRPr="00612AFE" w:rsidRDefault="00612AFE" w:rsidP="00612AFE">
      <w:pPr>
        <w:jc w:val="both"/>
        <w:rPr>
          <w:rFonts w:ascii="Times New Roman" w:hAnsi="Times New Roman" w:cs="Times New Roman"/>
        </w:rPr>
      </w:pPr>
    </w:p>
    <w:p w14:paraId="5B154BC3" w14:textId="77777777" w:rsidR="002A7270" w:rsidRDefault="00A25B08">
      <w:pPr>
        <w:pStyle w:val="ListParagraph"/>
        <w:numPr>
          <w:ilvl w:val="0"/>
          <w:numId w:val="1"/>
        </w:numPr>
        <w:jc w:val="both"/>
        <w:rPr>
          <w:rFonts w:ascii="Times New Roman" w:hAnsi="Times New Roman" w:cs="Times New Roman"/>
          <w:b/>
          <w:bCs/>
          <w:lang w:val="es-ES"/>
        </w:rPr>
      </w:pPr>
      <w:r>
        <w:rPr>
          <w:rFonts w:ascii="Times New Roman" w:hAnsi="Times New Roman" w:cs="Times New Roman"/>
          <w:b/>
          <w:bCs/>
          <w:sz w:val="28"/>
          <w:szCs w:val="28"/>
        </w:rPr>
        <w:t>Conclusions</w:t>
      </w:r>
    </w:p>
    <w:p w14:paraId="5B154BC4" w14:textId="5F6EB28C" w:rsidR="002A7270" w:rsidRDefault="00A25B08">
      <w:pPr>
        <w:jc w:val="both"/>
        <w:rPr>
          <w:rFonts w:ascii="Times New Roman" w:hAnsi="Times New Roman" w:cs="Times New Roman"/>
        </w:rPr>
      </w:pPr>
      <w:r>
        <w:rPr>
          <w:rFonts w:ascii="Times New Roman" w:hAnsi="Times New Roman" w:cs="Times New Roman"/>
        </w:rPr>
        <w:t xml:space="preserve">The pandemic was an unforeseen event that severely impacted society, especially because it created a loss of human capital due to the closures of schools during lockdowns. </w:t>
      </w:r>
      <w:r w:rsidR="000D0EA2">
        <w:rPr>
          <w:rFonts w:ascii="Times New Roman" w:hAnsi="Times New Roman" w:cs="Times New Roman"/>
        </w:rPr>
        <w:t>This study identified</w:t>
      </w:r>
      <w:r>
        <w:rPr>
          <w:rFonts w:ascii="Times New Roman" w:hAnsi="Times New Roman" w:cs="Times New Roman"/>
        </w:rPr>
        <w:t xml:space="preserve"> that human capital loss </w:t>
      </w:r>
      <w:r w:rsidR="00006909">
        <w:rPr>
          <w:rFonts w:ascii="Times New Roman" w:hAnsi="Times New Roman" w:cs="Times New Roman"/>
        </w:rPr>
        <w:t xml:space="preserve">during 2020 </w:t>
      </w:r>
      <w:r>
        <w:rPr>
          <w:rFonts w:ascii="Times New Roman" w:hAnsi="Times New Roman" w:cs="Times New Roman"/>
        </w:rPr>
        <w:t>harmed access to the labor market for younger cohorts who graduated after the arrival of COVID-19 in the country, reducing</w:t>
      </w:r>
      <w:r w:rsidR="00B45695">
        <w:rPr>
          <w:rFonts w:ascii="Times New Roman" w:hAnsi="Times New Roman" w:cs="Times New Roman"/>
        </w:rPr>
        <w:t xml:space="preserve"> by 50 percentage points the probability that those born in 2002 were occupied when they were 20 years old</w:t>
      </w:r>
      <w:r>
        <w:rPr>
          <w:rFonts w:ascii="Times New Roman" w:hAnsi="Times New Roman" w:cs="Times New Roman"/>
        </w:rPr>
        <w:t>. Fortunately, this was a temporary impact, with a strong recovery the following year and a diffusion of the effect two years later.</w:t>
      </w:r>
    </w:p>
    <w:p w14:paraId="5B154BC5" w14:textId="5CBF6EF4" w:rsidR="002A7270" w:rsidRPr="00BF39A6" w:rsidRDefault="00006909">
      <w:pPr>
        <w:jc w:val="both"/>
        <w:rPr>
          <w:rFonts w:ascii="Times New Roman" w:hAnsi="Times New Roman" w:cs="Times New Roman"/>
        </w:rPr>
      </w:pPr>
      <w:r>
        <w:rPr>
          <w:rFonts w:ascii="Times New Roman" w:hAnsi="Times New Roman" w:cs="Times New Roman"/>
        </w:rPr>
        <w:t xml:space="preserve">The results </w:t>
      </w:r>
      <w:r w:rsidRPr="00BF39A6">
        <w:rPr>
          <w:rFonts w:ascii="Times New Roman" w:hAnsi="Times New Roman" w:cs="Times New Roman"/>
        </w:rPr>
        <w:t xml:space="preserve">indicate that </w:t>
      </w:r>
      <w:r w:rsidR="00617763" w:rsidRPr="00BF39A6">
        <w:rPr>
          <w:rFonts w:ascii="Times New Roman" w:hAnsi="Times New Roman" w:cs="Times New Roman"/>
        </w:rPr>
        <w:t xml:space="preserve">structurally </w:t>
      </w:r>
      <w:r w:rsidRPr="00BF39A6">
        <w:rPr>
          <w:rFonts w:ascii="Times New Roman" w:hAnsi="Times New Roman" w:cs="Times New Roman"/>
        </w:rPr>
        <w:t>discriminated populations, such as</w:t>
      </w:r>
      <w:r w:rsidR="00A42C7E" w:rsidRPr="00BF39A6">
        <w:rPr>
          <w:rFonts w:ascii="Times New Roman" w:hAnsi="Times New Roman" w:cs="Times New Roman"/>
        </w:rPr>
        <w:t xml:space="preserve"> women,</w:t>
      </w:r>
      <w:r w:rsidRPr="00BF39A6">
        <w:rPr>
          <w:rFonts w:ascii="Times New Roman" w:hAnsi="Times New Roman" w:cs="Times New Roman"/>
        </w:rPr>
        <w:t xml:space="preserve"> indigenous people, and those living in rural areas, experience</w:t>
      </w:r>
      <w:r w:rsidR="00617763" w:rsidRPr="00BF39A6">
        <w:rPr>
          <w:rFonts w:ascii="Times New Roman" w:hAnsi="Times New Roman" w:cs="Times New Roman"/>
        </w:rPr>
        <w:t xml:space="preserve"> less favorable labor market conditions</w:t>
      </w:r>
      <w:r w:rsidRPr="00BF39A6">
        <w:rPr>
          <w:rFonts w:ascii="Times New Roman" w:hAnsi="Times New Roman" w:cs="Times New Roman"/>
        </w:rPr>
        <w:t>.</w:t>
      </w:r>
      <w:r w:rsidR="007F4261" w:rsidRPr="00BF39A6">
        <w:rPr>
          <w:rFonts w:ascii="Times New Roman" w:hAnsi="Times New Roman" w:cs="Times New Roman"/>
        </w:rPr>
        <w:t xml:space="preserve"> </w:t>
      </w:r>
      <w:r w:rsidRPr="00BF39A6">
        <w:rPr>
          <w:rFonts w:ascii="Times New Roman" w:hAnsi="Times New Roman" w:cs="Times New Roman"/>
        </w:rPr>
        <w:t>In that sense, efforts are needed to prevent the already existing gaps between the population groups from being exacerbated by th</w:t>
      </w:r>
      <w:r w:rsidR="00EC33EB" w:rsidRPr="00BF39A6">
        <w:rPr>
          <w:rFonts w:ascii="Times New Roman" w:hAnsi="Times New Roman" w:cs="Times New Roman"/>
        </w:rPr>
        <w:t>is</w:t>
      </w:r>
      <w:r w:rsidRPr="00BF39A6">
        <w:rPr>
          <w:rFonts w:ascii="Times New Roman" w:hAnsi="Times New Roman" w:cs="Times New Roman"/>
        </w:rPr>
        <w:t xml:space="preserve"> shock </w:t>
      </w:r>
      <w:r w:rsidR="00EC33EB" w:rsidRPr="00BF39A6">
        <w:rPr>
          <w:rFonts w:ascii="Times New Roman" w:hAnsi="Times New Roman" w:cs="Times New Roman"/>
        </w:rPr>
        <w:t>or any other in the future</w:t>
      </w:r>
      <w:r w:rsidRPr="00BF39A6">
        <w:rPr>
          <w:rFonts w:ascii="Times New Roman" w:hAnsi="Times New Roman" w:cs="Times New Roman"/>
        </w:rPr>
        <w:t xml:space="preserve">. </w:t>
      </w:r>
      <w:r w:rsidR="00BA4D41" w:rsidRPr="00BF39A6">
        <w:rPr>
          <w:rFonts w:ascii="Times New Roman" w:hAnsi="Times New Roman" w:cs="Times New Roman"/>
        </w:rPr>
        <w:t xml:space="preserve">New studies should focus on identifying the variables that explain </w:t>
      </w:r>
      <w:r w:rsidR="00ED7003" w:rsidRPr="00BF39A6">
        <w:rPr>
          <w:rFonts w:ascii="Times New Roman" w:hAnsi="Times New Roman" w:cs="Times New Roman"/>
        </w:rPr>
        <w:t>such</w:t>
      </w:r>
      <w:r w:rsidR="00BA4D41" w:rsidRPr="00BF39A6">
        <w:rPr>
          <w:rFonts w:ascii="Times New Roman" w:hAnsi="Times New Roman" w:cs="Times New Roman"/>
        </w:rPr>
        <w:t xml:space="preserve"> differences between </w:t>
      </w:r>
      <w:r w:rsidR="00DD135F" w:rsidRPr="00BF39A6">
        <w:rPr>
          <w:rFonts w:ascii="Times New Roman" w:hAnsi="Times New Roman" w:cs="Times New Roman"/>
        </w:rPr>
        <w:t xml:space="preserve">groups, specially the proposed: the ethnic heterogeneity in jobs making indigenous population </w:t>
      </w:r>
      <w:r w:rsidR="00ED7003" w:rsidRPr="00BF39A6">
        <w:rPr>
          <w:rFonts w:ascii="Times New Roman" w:hAnsi="Times New Roman" w:cs="Times New Roman"/>
        </w:rPr>
        <w:t xml:space="preserve">to work in low value-added sectors, or structural differences in productivity. </w:t>
      </w:r>
    </w:p>
    <w:p w14:paraId="54971B8B" w14:textId="3E1F182C" w:rsidR="00FC2B36" w:rsidRDefault="00A25B08">
      <w:pPr>
        <w:jc w:val="both"/>
        <w:rPr>
          <w:rFonts w:ascii="Times New Roman" w:hAnsi="Times New Roman" w:cs="Times New Roman"/>
        </w:rPr>
      </w:pPr>
      <w:r w:rsidRPr="00BF39A6">
        <w:rPr>
          <w:rFonts w:ascii="Times New Roman" w:hAnsi="Times New Roman" w:cs="Times New Roman"/>
        </w:rPr>
        <w:t>A two-year persistent impact on earnings was found through an event study estimation, resulting in a reduction in income of</w:t>
      </w:r>
      <w:r>
        <w:rPr>
          <w:rFonts w:ascii="Times New Roman" w:hAnsi="Times New Roman" w:cs="Times New Roman"/>
        </w:rPr>
        <w:t xml:space="preserve"> more than 50% compared to the pre-pandemic baseline. Furthermore, multiple DiD models showed a negative coefficient on income and weekly hours worked, which, as demonstrated, were statistically insignificant, not because the effect was absent, but because </w:t>
      </w:r>
      <w:r w:rsidR="00D26DF8">
        <w:rPr>
          <w:rFonts w:ascii="Times New Roman" w:hAnsi="Times New Roman" w:cs="Times New Roman"/>
        </w:rPr>
        <w:t>the</w:t>
      </w:r>
      <w:r>
        <w:rPr>
          <w:rFonts w:ascii="Times New Roman" w:hAnsi="Times New Roman" w:cs="Times New Roman"/>
        </w:rPr>
        <w:t xml:space="preserve"> instruments had too little power to detect an impact of this magnitude. In that sense,</w:t>
      </w:r>
      <w:r w:rsidR="00D26DF8">
        <w:rPr>
          <w:rFonts w:ascii="Times New Roman" w:hAnsi="Times New Roman" w:cs="Times New Roman"/>
        </w:rPr>
        <w:t xml:space="preserve"> </w:t>
      </w:r>
      <w:r>
        <w:rPr>
          <w:rFonts w:ascii="Times New Roman" w:hAnsi="Times New Roman" w:cs="Times New Roman"/>
        </w:rPr>
        <w:t>further research</w:t>
      </w:r>
      <w:r w:rsidR="00D26DF8">
        <w:rPr>
          <w:rFonts w:ascii="Times New Roman" w:hAnsi="Times New Roman" w:cs="Times New Roman"/>
        </w:rPr>
        <w:t xml:space="preserve"> is recommended</w:t>
      </w:r>
      <w:r>
        <w:rPr>
          <w:rFonts w:ascii="Times New Roman" w:hAnsi="Times New Roman" w:cs="Times New Roman"/>
        </w:rPr>
        <w:t xml:space="preserve"> to better understand the impact of the pandemic on the labor outcomes of the youth. </w:t>
      </w:r>
      <w:r w:rsidR="00FC2B36">
        <w:rPr>
          <w:rFonts w:ascii="Times New Roman" w:hAnsi="Times New Roman" w:cs="Times New Roman"/>
        </w:rPr>
        <w:t xml:space="preserve">Collecting primary data through surveys could expand the sample size, and if possible, include geographic information to perform Ham, Vasquez, and Yanez-Pagans’ (2023) identification strategy jointly with the exposed in this paper. </w:t>
      </w:r>
    </w:p>
    <w:p w14:paraId="5B154BC8" w14:textId="05D3361A" w:rsidR="002A7270" w:rsidRDefault="00A25B08">
      <w:pPr>
        <w:jc w:val="both"/>
        <w:rPr>
          <w:rFonts w:ascii="Times New Roman" w:hAnsi="Times New Roman" w:cs="Times New Roman"/>
        </w:rPr>
      </w:pPr>
      <w:r>
        <w:rPr>
          <w:rFonts w:ascii="Times New Roman" w:hAnsi="Times New Roman" w:cs="Times New Roman"/>
        </w:rPr>
        <w:t xml:space="preserve">Determining whether there was an impact is important for policy development. If there was an impact, the government should pay attention to professional training programs for the youth, aiming to reinforce their skills and reduce the human capital gap between cohorts that the pandemic </w:t>
      </w:r>
      <w:r>
        <w:rPr>
          <w:rFonts w:ascii="Times New Roman" w:hAnsi="Times New Roman" w:cs="Times New Roman"/>
        </w:rPr>
        <w:lastRenderedPageBreak/>
        <w:t>created. Moreover, they should not only focus on 2002-borns, but also on all subsequent cohorts whose education was interrupted by the pandemic. These cohorts could be even more affected, as they may have lost more than one year of schooling due to closures persisting through 2021.</w:t>
      </w:r>
    </w:p>
    <w:p w14:paraId="5B154BC9" w14:textId="77777777" w:rsidR="002A7270" w:rsidRDefault="00A25B08">
      <w:pPr>
        <w:jc w:val="both"/>
        <w:rPr>
          <w:rFonts w:ascii="Times New Roman" w:hAnsi="Times New Roman" w:cs="Times New Roman"/>
        </w:rPr>
      </w:pPr>
      <w:r>
        <w:rPr>
          <w:rFonts w:ascii="Times New Roman" w:hAnsi="Times New Roman" w:cs="Times New Roman"/>
        </w:rPr>
        <w:t xml:space="preserve">On the other hand, if there was no impact, it becomes important to understand the reason, opening up a new research line to be conducted. If it was because of the low-quality education provided to the youth, then the government should focus on improving school conditions, ensuring that every school has adequately trained teachers, and reevaluating whether the curriculum includes the skills that firms are looking for in the youth. </w:t>
      </w:r>
    </w:p>
    <w:p w14:paraId="5B154BCA" w14:textId="77777777" w:rsidR="002A7270" w:rsidRDefault="00A25B08">
      <w:pPr>
        <w:jc w:val="both"/>
        <w:rPr>
          <w:rFonts w:ascii="Times New Roman" w:hAnsi="Times New Roman" w:cs="Times New Roman"/>
        </w:rPr>
      </w:pPr>
      <w:r>
        <w:rPr>
          <w:rFonts w:ascii="Times New Roman" w:hAnsi="Times New Roman" w:cs="Times New Roman"/>
        </w:rPr>
        <w:t>If it was because the return to a high school education is too low, then programs should be developed to foster the growth of new industries across the country, increasing demand for educated workers, raising the returns to education, increasing the interest of people in finishing high school, and creating a vicious circle that reinforces human capital accumulation. Otherwise, failing to support human capital growth would undermine the country’s long-run growth potential, as predicted by the theory and evidence presented in earlier sections of this report.</w:t>
      </w:r>
    </w:p>
    <w:p w14:paraId="74A4B51A" w14:textId="7CD09145" w:rsidR="0038375A" w:rsidRPr="00BF39A6" w:rsidRDefault="0038375A">
      <w:pPr>
        <w:jc w:val="both"/>
        <w:rPr>
          <w:rFonts w:ascii="Times New Roman" w:hAnsi="Times New Roman" w:cs="Times New Roman"/>
        </w:rPr>
      </w:pPr>
      <w:r w:rsidRPr="00BF39A6">
        <w:rPr>
          <w:rFonts w:ascii="Times New Roman" w:hAnsi="Times New Roman" w:cs="Times New Roman"/>
        </w:rPr>
        <w:t xml:space="preserve">Additionally, attention should be </w:t>
      </w:r>
      <w:r w:rsidR="00441694" w:rsidRPr="00BF39A6">
        <w:rPr>
          <w:rFonts w:ascii="Times New Roman" w:hAnsi="Times New Roman" w:cs="Times New Roman"/>
        </w:rPr>
        <w:t xml:space="preserve">given to </w:t>
      </w:r>
      <w:r w:rsidR="00134432" w:rsidRPr="00BF39A6">
        <w:rPr>
          <w:rFonts w:ascii="Times New Roman" w:hAnsi="Times New Roman" w:cs="Times New Roman"/>
        </w:rPr>
        <w:t>analyzing</w:t>
      </w:r>
      <w:r w:rsidR="00441694" w:rsidRPr="00BF39A6">
        <w:rPr>
          <w:rFonts w:ascii="Times New Roman" w:hAnsi="Times New Roman" w:cs="Times New Roman"/>
        </w:rPr>
        <w:t xml:space="preserve"> the</w:t>
      </w:r>
      <w:r w:rsidR="006238AA" w:rsidRPr="00BF39A6">
        <w:rPr>
          <w:rFonts w:ascii="Times New Roman" w:hAnsi="Times New Roman" w:cs="Times New Roman"/>
        </w:rPr>
        <w:t xml:space="preserve"> closure of the gap </w:t>
      </w:r>
      <w:r w:rsidR="00134432" w:rsidRPr="00BF39A6">
        <w:rPr>
          <w:rFonts w:ascii="Times New Roman" w:hAnsi="Times New Roman" w:cs="Times New Roman"/>
        </w:rPr>
        <w:t xml:space="preserve">between treatment and control cohorts </w:t>
      </w:r>
      <w:r w:rsidR="001E375A" w:rsidRPr="00BF39A6">
        <w:rPr>
          <w:rFonts w:ascii="Times New Roman" w:hAnsi="Times New Roman" w:cs="Times New Roman"/>
        </w:rPr>
        <w:t>discovered in</w:t>
      </w:r>
      <w:r w:rsidR="00134432" w:rsidRPr="00BF39A6">
        <w:rPr>
          <w:rFonts w:ascii="Times New Roman" w:hAnsi="Times New Roman" w:cs="Times New Roman"/>
        </w:rPr>
        <w:t xml:space="preserve"> the event study</w:t>
      </w:r>
      <w:r w:rsidR="001C6577" w:rsidRPr="00BF39A6">
        <w:rPr>
          <w:rFonts w:ascii="Times New Roman" w:hAnsi="Times New Roman" w:cs="Times New Roman"/>
        </w:rPr>
        <w:t xml:space="preserve"> for the ag</w:t>
      </w:r>
      <w:r w:rsidR="002A3572" w:rsidRPr="00BF39A6">
        <w:rPr>
          <w:rFonts w:ascii="Times New Roman" w:hAnsi="Times New Roman" w:cs="Times New Roman"/>
        </w:rPr>
        <w:t>e</w:t>
      </w:r>
      <w:r w:rsidR="001C6577" w:rsidRPr="00BF39A6">
        <w:rPr>
          <w:rFonts w:ascii="Times New Roman" w:hAnsi="Times New Roman" w:cs="Times New Roman"/>
        </w:rPr>
        <w:t xml:space="preserve"> 22</w:t>
      </w:r>
      <w:r w:rsidR="00134432" w:rsidRPr="00BF39A6">
        <w:rPr>
          <w:rFonts w:ascii="Times New Roman" w:hAnsi="Times New Roman" w:cs="Times New Roman"/>
        </w:rPr>
        <w:t xml:space="preserve">. </w:t>
      </w:r>
      <w:r w:rsidR="00066768" w:rsidRPr="00BF39A6">
        <w:rPr>
          <w:rFonts w:ascii="Times New Roman" w:hAnsi="Times New Roman" w:cs="Times New Roman"/>
        </w:rPr>
        <w:t>If it</w:t>
      </w:r>
      <w:r w:rsidR="00134432" w:rsidRPr="00BF39A6">
        <w:rPr>
          <w:rFonts w:ascii="Times New Roman" w:hAnsi="Times New Roman" w:cs="Times New Roman"/>
        </w:rPr>
        <w:t xml:space="preserve"> was due to a rapid recovery for the younger individuals</w:t>
      </w:r>
      <w:r w:rsidR="00066768" w:rsidRPr="00BF39A6">
        <w:rPr>
          <w:rFonts w:ascii="Times New Roman" w:hAnsi="Times New Roman" w:cs="Times New Roman"/>
        </w:rPr>
        <w:t>, understanding the factor</w:t>
      </w:r>
      <w:r w:rsidR="002A3572" w:rsidRPr="00BF39A6">
        <w:rPr>
          <w:rFonts w:ascii="Times New Roman" w:hAnsi="Times New Roman" w:cs="Times New Roman"/>
        </w:rPr>
        <w:t>s</w:t>
      </w:r>
      <w:r w:rsidR="00066768" w:rsidRPr="00BF39A6">
        <w:rPr>
          <w:rFonts w:ascii="Times New Roman" w:hAnsi="Times New Roman" w:cs="Times New Roman"/>
        </w:rPr>
        <w:t xml:space="preserve"> that catalyzed </w:t>
      </w:r>
      <w:r w:rsidR="002A3572" w:rsidRPr="00BF39A6">
        <w:rPr>
          <w:rFonts w:ascii="Times New Roman" w:hAnsi="Times New Roman" w:cs="Times New Roman"/>
        </w:rPr>
        <w:t xml:space="preserve">income growth </w:t>
      </w:r>
      <w:r w:rsidR="00066768" w:rsidRPr="00BF39A6">
        <w:rPr>
          <w:rFonts w:ascii="Times New Roman" w:hAnsi="Times New Roman" w:cs="Times New Roman"/>
        </w:rPr>
        <w:t xml:space="preserve">is </w:t>
      </w:r>
      <w:r w:rsidR="008402D2" w:rsidRPr="00BF39A6">
        <w:rPr>
          <w:rFonts w:ascii="Times New Roman" w:hAnsi="Times New Roman" w:cs="Times New Roman"/>
        </w:rPr>
        <w:t>a key step that could allow the</w:t>
      </w:r>
      <w:r w:rsidR="00066768" w:rsidRPr="00BF39A6">
        <w:rPr>
          <w:rFonts w:ascii="Times New Roman" w:hAnsi="Times New Roman" w:cs="Times New Roman"/>
        </w:rPr>
        <w:t xml:space="preserve"> </w:t>
      </w:r>
      <w:r w:rsidR="00FE08B2" w:rsidRPr="00BF39A6">
        <w:rPr>
          <w:rFonts w:ascii="Times New Roman" w:hAnsi="Times New Roman" w:cs="Times New Roman"/>
        </w:rPr>
        <w:t>design</w:t>
      </w:r>
      <w:r w:rsidR="008402D2" w:rsidRPr="00BF39A6">
        <w:rPr>
          <w:rFonts w:ascii="Times New Roman" w:hAnsi="Times New Roman" w:cs="Times New Roman"/>
        </w:rPr>
        <w:t xml:space="preserve"> of</w:t>
      </w:r>
      <w:r w:rsidR="00FE08B2" w:rsidRPr="00BF39A6">
        <w:rPr>
          <w:rFonts w:ascii="Times New Roman" w:hAnsi="Times New Roman" w:cs="Times New Roman"/>
        </w:rPr>
        <w:t xml:space="preserve"> policies </w:t>
      </w:r>
      <w:r w:rsidR="008402D2" w:rsidRPr="00BF39A6">
        <w:rPr>
          <w:rFonts w:ascii="Times New Roman" w:hAnsi="Times New Roman" w:cs="Times New Roman"/>
        </w:rPr>
        <w:t xml:space="preserve">to replicate the results </w:t>
      </w:r>
      <w:r w:rsidR="00FE08B2" w:rsidRPr="00BF39A6">
        <w:rPr>
          <w:rFonts w:ascii="Times New Roman" w:hAnsi="Times New Roman" w:cs="Times New Roman"/>
        </w:rPr>
        <w:t>fo</w:t>
      </w:r>
      <w:r w:rsidR="001E375A" w:rsidRPr="00BF39A6">
        <w:rPr>
          <w:rFonts w:ascii="Times New Roman" w:hAnsi="Times New Roman" w:cs="Times New Roman"/>
        </w:rPr>
        <w:t xml:space="preserve">r the </w:t>
      </w:r>
      <w:r w:rsidR="002A3572" w:rsidRPr="00BF39A6">
        <w:rPr>
          <w:rFonts w:ascii="Times New Roman" w:hAnsi="Times New Roman" w:cs="Times New Roman"/>
        </w:rPr>
        <w:t>following</w:t>
      </w:r>
      <w:r w:rsidR="001E375A" w:rsidRPr="00BF39A6">
        <w:rPr>
          <w:rFonts w:ascii="Times New Roman" w:hAnsi="Times New Roman" w:cs="Times New Roman"/>
        </w:rPr>
        <w:t xml:space="preserve"> cohorts. </w:t>
      </w:r>
      <w:r w:rsidR="00D1766C" w:rsidRPr="00BF39A6">
        <w:rPr>
          <w:rFonts w:ascii="Times New Roman" w:hAnsi="Times New Roman" w:cs="Times New Roman"/>
        </w:rPr>
        <w:t xml:space="preserve">On the contrary, if it was due to a </w:t>
      </w:r>
      <w:r w:rsidR="00E43F1C" w:rsidRPr="00BF39A6">
        <w:rPr>
          <w:rFonts w:ascii="Times New Roman" w:hAnsi="Times New Roman" w:cs="Times New Roman"/>
        </w:rPr>
        <w:t xml:space="preserve">worsening of conditions of the older individuals, </w:t>
      </w:r>
      <w:r w:rsidR="00737DC4" w:rsidRPr="00BF39A6">
        <w:rPr>
          <w:rFonts w:ascii="Times New Roman" w:hAnsi="Times New Roman" w:cs="Times New Roman"/>
        </w:rPr>
        <w:t xml:space="preserve">then it is showing a possible deterioration of labor market and the </w:t>
      </w:r>
      <w:r w:rsidR="00AB12A4" w:rsidRPr="00BF39A6">
        <w:rPr>
          <w:rFonts w:ascii="Times New Roman" w:hAnsi="Times New Roman" w:cs="Times New Roman"/>
        </w:rPr>
        <w:t xml:space="preserve">urgent </w:t>
      </w:r>
      <w:r w:rsidR="00184038" w:rsidRPr="00BF39A6">
        <w:rPr>
          <w:rFonts w:ascii="Times New Roman" w:hAnsi="Times New Roman" w:cs="Times New Roman"/>
        </w:rPr>
        <w:t>necessity</w:t>
      </w:r>
      <w:r w:rsidR="00AB12A4" w:rsidRPr="00BF39A6">
        <w:rPr>
          <w:rFonts w:ascii="Times New Roman" w:hAnsi="Times New Roman" w:cs="Times New Roman"/>
        </w:rPr>
        <w:t xml:space="preserve"> to</w:t>
      </w:r>
      <w:r w:rsidR="009A4727" w:rsidRPr="00BF39A6">
        <w:rPr>
          <w:rFonts w:ascii="Times New Roman" w:hAnsi="Times New Roman" w:cs="Times New Roman"/>
        </w:rPr>
        <w:t xml:space="preserve"> </w:t>
      </w:r>
      <w:r w:rsidR="00AB12A4" w:rsidRPr="00BF39A6">
        <w:rPr>
          <w:rFonts w:ascii="Times New Roman" w:hAnsi="Times New Roman" w:cs="Times New Roman"/>
        </w:rPr>
        <w:t xml:space="preserve">focus </w:t>
      </w:r>
      <w:r w:rsidR="0081246E" w:rsidRPr="00BF39A6">
        <w:rPr>
          <w:rFonts w:ascii="Times New Roman" w:hAnsi="Times New Roman" w:cs="Times New Roman"/>
        </w:rPr>
        <w:t xml:space="preserve">on </w:t>
      </w:r>
      <w:r w:rsidR="009A4727" w:rsidRPr="00BF39A6">
        <w:rPr>
          <w:rFonts w:ascii="Times New Roman" w:hAnsi="Times New Roman" w:cs="Times New Roman"/>
        </w:rPr>
        <w:t xml:space="preserve">designing policies aimed to </w:t>
      </w:r>
      <w:r w:rsidR="00EA7A23" w:rsidRPr="00BF39A6">
        <w:rPr>
          <w:rFonts w:ascii="Times New Roman" w:hAnsi="Times New Roman" w:cs="Times New Roman"/>
        </w:rPr>
        <w:t>strengthen</w:t>
      </w:r>
      <w:r w:rsidR="009A4727" w:rsidRPr="00BF39A6">
        <w:rPr>
          <w:rFonts w:ascii="Times New Roman" w:hAnsi="Times New Roman" w:cs="Times New Roman"/>
        </w:rPr>
        <w:t xml:space="preserve"> </w:t>
      </w:r>
      <w:r w:rsidR="00BC0B16" w:rsidRPr="00BF39A6">
        <w:rPr>
          <w:rFonts w:ascii="Times New Roman" w:hAnsi="Times New Roman" w:cs="Times New Roman"/>
        </w:rPr>
        <w:t>it to</w:t>
      </w:r>
      <w:r w:rsidR="00CD0033" w:rsidRPr="00BF39A6">
        <w:rPr>
          <w:rFonts w:ascii="Times New Roman" w:hAnsi="Times New Roman" w:cs="Times New Roman"/>
        </w:rPr>
        <w:t xml:space="preserve"> satisfy the</w:t>
      </w:r>
      <w:r w:rsidR="00184038" w:rsidRPr="00BF39A6">
        <w:rPr>
          <w:rFonts w:ascii="Times New Roman" w:hAnsi="Times New Roman" w:cs="Times New Roman"/>
        </w:rPr>
        <w:t xml:space="preserve"> needs</w:t>
      </w:r>
      <w:r w:rsidR="00CD0033" w:rsidRPr="00BF39A6">
        <w:rPr>
          <w:rFonts w:ascii="Times New Roman" w:hAnsi="Times New Roman" w:cs="Times New Roman"/>
        </w:rPr>
        <w:t xml:space="preserve"> of the youth</w:t>
      </w:r>
      <w:r w:rsidR="00F82752" w:rsidRPr="00BF39A6">
        <w:rPr>
          <w:rFonts w:ascii="Times New Roman" w:hAnsi="Times New Roman" w:cs="Times New Roman"/>
        </w:rPr>
        <w:t xml:space="preserve">. </w:t>
      </w:r>
      <w:r w:rsidR="00737DC4" w:rsidRPr="00BF39A6">
        <w:rPr>
          <w:rFonts w:ascii="Times New Roman" w:hAnsi="Times New Roman" w:cs="Times New Roman"/>
        </w:rPr>
        <w:t xml:space="preserve"> </w:t>
      </w:r>
    </w:p>
    <w:p w14:paraId="5B154BCB" w14:textId="28E9227F" w:rsidR="002A7270" w:rsidRDefault="00C01964">
      <w:pPr>
        <w:jc w:val="both"/>
        <w:rPr>
          <w:rFonts w:ascii="Times New Roman" w:hAnsi="Times New Roman" w:cs="Times New Roman"/>
          <w:sz w:val="28"/>
          <w:szCs w:val="28"/>
        </w:rPr>
      </w:pPr>
      <w:r w:rsidRPr="00BF39A6">
        <w:rPr>
          <w:rFonts w:ascii="Times New Roman" w:hAnsi="Times New Roman" w:cs="Times New Roman"/>
        </w:rPr>
        <w:t>Finally</w:t>
      </w:r>
      <w:r w:rsidR="00AF3BA2" w:rsidRPr="00BF39A6">
        <w:rPr>
          <w:rFonts w:ascii="Times New Roman" w:hAnsi="Times New Roman" w:cs="Times New Roman"/>
        </w:rPr>
        <w:t>, r</w:t>
      </w:r>
      <w:r w:rsidR="007246CB" w:rsidRPr="00BF39A6">
        <w:rPr>
          <w:rFonts w:ascii="Times New Roman" w:hAnsi="Times New Roman" w:cs="Times New Roman"/>
        </w:rPr>
        <w:t xml:space="preserve">egarding future statistics generation, it is recommended to official </w:t>
      </w:r>
      <w:r w:rsidR="003C4D07" w:rsidRPr="00BF39A6">
        <w:rPr>
          <w:rFonts w:ascii="Times New Roman" w:hAnsi="Times New Roman" w:cs="Times New Roman"/>
        </w:rPr>
        <w:t>governmental</w:t>
      </w:r>
      <w:r w:rsidR="003E145C" w:rsidRPr="00BF39A6">
        <w:rPr>
          <w:rFonts w:ascii="Times New Roman" w:hAnsi="Times New Roman" w:cs="Times New Roman"/>
        </w:rPr>
        <w:t xml:space="preserve"> </w:t>
      </w:r>
      <w:r w:rsidR="007246CB" w:rsidRPr="00BF39A6">
        <w:rPr>
          <w:rFonts w:ascii="Times New Roman" w:hAnsi="Times New Roman" w:cs="Times New Roman"/>
        </w:rPr>
        <w:t>agencies to develop panel microdata</w:t>
      </w:r>
      <w:r w:rsidR="003C4D07" w:rsidRPr="00BF39A6">
        <w:rPr>
          <w:rFonts w:ascii="Times New Roman" w:hAnsi="Times New Roman" w:cs="Times New Roman"/>
        </w:rPr>
        <w:t xml:space="preserve"> registers</w:t>
      </w:r>
      <w:r w:rsidR="007246CB" w:rsidRPr="00BF39A6">
        <w:rPr>
          <w:rFonts w:ascii="Times New Roman" w:hAnsi="Times New Roman" w:cs="Times New Roman"/>
        </w:rPr>
        <w:t>, as it allows researchers to create more rigorous econometric estimates and guide policymaking.</w:t>
      </w:r>
      <w:r w:rsidR="007246CB">
        <w:rPr>
          <w:rFonts w:ascii="Times New Roman" w:hAnsi="Times New Roman" w:cs="Times New Roman"/>
        </w:rPr>
        <w:t xml:space="preserve"> </w:t>
      </w:r>
    </w:p>
    <w:p w14:paraId="5B154BCC" w14:textId="77777777" w:rsidR="002A7270" w:rsidRDefault="00A25B08">
      <w:pPr>
        <w:pStyle w:val="ListParagraph"/>
        <w:numPr>
          <w:ilvl w:val="0"/>
          <w:numId w:val="1"/>
        </w:numPr>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References</w:t>
      </w:r>
    </w:p>
    <w:p w14:paraId="5B154BCD" w14:textId="77777777" w:rsidR="002A7270" w:rsidRDefault="00A25B08">
      <w:pPr>
        <w:ind w:left="720" w:hanging="720"/>
        <w:rPr>
          <w:rFonts w:ascii="Times New Roman" w:hAnsi="Times New Roman" w:cs="Times New Roman"/>
        </w:rPr>
      </w:pPr>
      <w:r>
        <w:rPr>
          <w:rFonts w:ascii="Times New Roman" w:hAnsi="Times New Roman" w:cs="Times New Roman"/>
        </w:rPr>
        <w:t xml:space="preserve">Arteaga, C. (2018). The effect of human capital on earnings: Evidence from a reform at Colombia's top university. </w:t>
      </w:r>
      <w:r w:rsidRPr="00E45818">
        <w:rPr>
          <w:rFonts w:ascii="Times New Roman" w:hAnsi="Times New Roman" w:cs="Times New Roman"/>
          <w:i/>
          <w:iCs/>
        </w:rPr>
        <w:t>Journal of Public Economics</w:t>
      </w:r>
      <w:r>
        <w:rPr>
          <w:rFonts w:ascii="Times New Roman" w:hAnsi="Times New Roman" w:cs="Times New Roman"/>
        </w:rPr>
        <w:t>, 157(C), 212–225. https://doi.org/10.1016/j.jpubeco.2017.10.007</w:t>
      </w:r>
    </w:p>
    <w:p w14:paraId="5B154BCE" w14:textId="77777777" w:rsidR="002A7270" w:rsidRDefault="00A25B08">
      <w:pPr>
        <w:ind w:left="720" w:hanging="720"/>
        <w:rPr>
          <w:rFonts w:ascii="Times New Roman" w:hAnsi="Times New Roman" w:cs="Times New Roman"/>
        </w:rPr>
      </w:pPr>
      <w:r>
        <w:rPr>
          <w:rFonts w:ascii="Times New Roman" w:hAnsi="Times New Roman" w:cs="Times New Roman"/>
        </w:rPr>
        <w:t>Ashenfelter, O., and Krueger, A. (1992). Estimates of the economic return to schooling from a new sample of twins (NBER Working Paper No. 4143). National Bureau of Economic Research. https://www.nber.org/papers/w4143</w:t>
      </w:r>
    </w:p>
    <w:p w14:paraId="5B154BCF" w14:textId="6A3CE1F7" w:rsidR="002A7270" w:rsidRDefault="00A25B08">
      <w:pPr>
        <w:ind w:left="720" w:hanging="720"/>
        <w:rPr>
          <w:rFonts w:ascii="Times New Roman" w:hAnsi="Times New Roman" w:cs="Times New Roman"/>
        </w:rPr>
      </w:pPr>
      <w:r>
        <w:rPr>
          <w:rFonts w:ascii="Times New Roman" w:hAnsi="Times New Roman" w:cs="Times New Roman"/>
        </w:rPr>
        <w:t xml:space="preserve">Baker, A., Callaway, B., Cunningham, S., Goodman-Bacon, A., </w:t>
      </w:r>
      <w:r w:rsidR="005C1AE2">
        <w:rPr>
          <w:rFonts w:ascii="Times New Roman" w:hAnsi="Times New Roman" w:cs="Times New Roman"/>
        </w:rPr>
        <w:t>and</w:t>
      </w:r>
      <w:r>
        <w:rPr>
          <w:rFonts w:ascii="Times New Roman" w:hAnsi="Times New Roman" w:cs="Times New Roman"/>
        </w:rPr>
        <w:t xml:space="preserve"> Sant’Anna, P. H. C. (2025). Difference-in-differences designs: A practitioner’s guide. arXiv. https://doi.org/10.48550/arXiv.2503.13323</w:t>
      </w:r>
    </w:p>
    <w:p w14:paraId="5B154BD0" w14:textId="77777777" w:rsidR="002A7270" w:rsidRDefault="00A25B08">
      <w:pPr>
        <w:ind w:left="720" w:hanging="720"/>
        <w:rPr>
          <w:rFonts w:ascii="Times New Roman" w:hAnsi="Times New Roman" w:cs="Times New Roman"/>
          <w:lang w:val="es-ES"/>
        </w:rPr>
      </w:pPr>
      <w:r>
        <w:rPr>
          <w:rFonts w:ascii="Times New Roman" w:hAnsi="Times New Roman" w:cs="Times New Roman"/>
          <w:lang w:val="es-ES"/>
        </w:rPr>
        <w:t>BANGUAT. (2025). Estadísticas macroeconómicas. BANGUAT. https://banguat.gob.gt/page/estadisticas-macroeconomicas</w:t>
      </w:r>
    </w:p>
    <w:p w14:paraId="5B154BD1" w14:textId="77777777" w:rsidR="002A7270" w:rsidRDefault="00A25B08">
      <w:pPr>
        <w:ind w:left="720" w:hanging="720"/>
        <w:rPr>
          <w:rFonts w:ascii="Times New Roman" w:hAnsi="Times New Roman" w:cs="Times New Roman"/>
        </w:rPr>
      </w:pPr>
      <w:r>
        <w:rPr>
          <w:rFonts w:ascii="Times New Roman" w:hAnsi="Times New Roman" w:cs="Times New Roman"/>
        </w:rPr>
        <w:lastRenderedPageBreak/>
        <w:t xml:space="preserve">Barro, R. (1991). Economic growth in a cross section of countries. </w:t>
      </w:r>
      <w:r w:rsidRPr="00E45818">
        <w:rPr>
          <w:rFonts w:ascii="Times New Roman" w:hAnsi="Times New Roman" w:cs="Times New Roman"/>
          <w:i/>
          <w:iCs/>
        </w:rPr>
        <w:t>The Quarterly Journal of Economics</w:t>
      </w:r>
      <w:r>
        <w:rPr>
          <w:rFonts w:ascii="Times New Roman" w:hAnsi="Times New Roman" w:cs="Times New Roman"/>
        </w:rPr>
        <w:t>, 106(2), 407–443. https://www.jstor.org/stable/2937943</w:t>
      </w:r>
    </w:p>
    <w:p w14:paraId="5B154BD2" w14:textId="77777777" w:rsidR="002A7270" w:rsidRDefault="00A25B08">
      <w:pPr>
        <w:ind w:left="720" w:hanging="720"/>
        <w:rPr>
          <w:rFonts w:ascii="Times New Roman" w:hAnsi="Times New Roman" w:cs="Times New Roman"/>
        </w:rPr>
      </w:pPr>
      <w:r>
        <w:rPr>
          <w:rFonts w:ascii="Times New Roman" w:hAnsi="Times New Roman" w:cs="Times New Roman"/>
        </w:rPr>
        <w:t>Barro, R. J., and Lee, J. (1993). International comparisons of educational attainment (NBER Working Paper No. 4349). National Bureau of Economic Research. https://www.nber.org/papers/w4349</w:t>
      </w:r>
    </w:p>
    <w:p w14:paraId="5B154BD3" w14:textId="77777777" w:rsidR="002A7270" w:rsidRDefault="00A25B08">
      <w:pPr>
        <w:ind w:left="720" w:hanging="720"/>
        <w:rPr>
          <w:rFonts w:ascii="Times New Roman" w:hAnsi="Times New Roman" w:cs="Times New Roman"/>
          <w:lang w:val="es-ES"/>
        </w:rPr>
      </w:pPr>
      <w:r>
        <w:rPr>
          <w:rFonts w:ascii="Times New Roman" w:hAnsi="Times New Roman" w:cs="Times New Roman"/>
        </w:rPr>
        <w:t xml:space="preserve">Beccaria, L., Bertranou, F., and Maurizio, R. (2022). </w:t>
      </w:r>
      <w:r>
        <w:rPr>
          <w:rFonts w:ascii="Times New Roman" w:hAnsi="Times New Roman" w:cs="Times New Roman"/>
          <w:lang w:val="es-ES"/>
        </w:rPr>
        <w:t xml:space="preserve">COVID-19, empleo e ingresos en América Latina frente a una crisis sin precedentes. </w:t>
      </w:r>
      <w:r w:rsidRPr="00E45818">
        <w:rPr>
          <w:rFonts w:ascii="Times New Roman" w:hAnsi="Times New Roman" w:cs="Times New Roman"/>
          <w:i/>
          <w:iCs/>
          <w:lang w:val="es-ES"/>
        </w:rPr>
        <w:t>Revista Internacional del Trabajo</w:t>
      </w:r>
      <w:r>
        <w:rPr>
          <w:rFonts w:ascii="Times New Roman" w:hAnsi="Times New Roman" w:cs="Times New Roman"/>
          <w:lang w:val="es-ES"/>
        </w:rPr>
        <w:t>, 161(1), 95–120. https://doi.org/10.1111/ilrs.12200</w:t>
      </w:r>
    </w:p>
    <w:p w14:paraId="5B154BD4" w14:textId="77777777" w:rsidR="002A7270" w:rsidRDefault="00A25B08">
      <w:pPr>
        <w:ind w:left="720" w:hanging="720"/>
        <w:rPr>
          <w:rFonts w:ascii="Times New Roman" w:hAnsi="Times New Roman" w:cs="Times New Roman"/>
        </w:rPr>
      </w:pPr>
      <w:r>
        <w:rPr>
          <w:rFonts w:ascii="Times New Roman" w:hAnsi="Times New Roman" w:cs="Times New Roman"/>
          <w:lang w:val="es-ES"/>
        </w:rPr>
        <w:t xml:space="preserve">Becker, G. (1962). </w:t>
      </w:r>
      <w:r>
        <w:rPr>
          <w:rFonts w:ascii="Times New Roman" w:hAnsi="Times New Roman" w:cs="Times New Roman"/>
        </w:rPr>
        <w:t>Investment in human capital: A theoretical analysis. In Universities-National Bureau Committee for Economic Research (Ed.), Investment in human beings (pp. 9–49). University of Chicago Press. https://www.nber.org/chapters/c13571</w:t>
      </w:r>
    </w:p>
    <w:p w14:paraId="5B154BD5" w14:textId="77777777" w:rsidR="002A7270" w:rsidRDefault="00A25B08">
      <w:pPr>
        <w:ind w:left="720" w:hanging="720"/>
        <w:rPr>
          <w:rFonts w:ascii="Times New Roman" w:hAnsi="Times New Roman" w:cs="Times New Roman"/>
        </w:rPr>
      </w:pPr>
      <w:r>
        <w:rPr>
          <w:rFonts w:ascii="Times New Roman" w:hAnsi="Times New Roman" w:cs="Times New Roman"/>
        </w:rPr>
        <w:t xml:space="preserve">Benhabib, J., and Spiegel, M. (1994). The role of human capital in economic development: Evidence from aggregate cross-country data. </w:t>
      </w:r>
      <w:r w:rsidRPr="00D30E45">
        <w:rPr>
          <w:rFonts w:ascii="Times New Roman" w:hAnsi="Times New Roman" w:cs="Times New Roman"/>
          <w:i/>
          <w:iCs/>
        </w:rPr>
        <w:t>Journal of Monetary Economics</w:t>
      </w:r>
      <w:r>
        <w:rPr>
          <w:rFonts w:ascii="Times New Roman" w:hAnsi="Times New Roman" w:cs="Times New Roman"/>
        </w:rPr>
        <w:t>, 34(2), 143–173. https://doi.org/10.1016/0304-3932(94)90047-7</w:t>
      </w:r>
    </w:p>
    <w:p w14:paraId="5B154BD6" w14:textId="6225AC63" w:rsidR="002A7270" w:rsidRDefault="00A25B08">
      <w:pPr>
        <w:ind w:left="720" w:hanging="720"/>
        <w:rPr>
          <w:rFonts w:ascii="Times New Roman" w:hAnsi="Times New Roman" w:cs="Times New Roman"/>
        </w:rPr>
      </w:pPr>
      <w:r>
        <w:rPr>
          <w:rFonts w:ascii="Times New Roman" w:hAnsi="Times New Roman" w:cs="Times New Roman"/>
        </w:rPr>
        <w:t xml:space="preserve">Ben-Porath, Y. (1967). The production of human capital and the life cycle of earnings. </w:t>
      </w:r>
      <w:r w:rsidRPr="00D30E45">
        <w:rPr>
          <w:rFonts w:ascii="Times New Roman" w:hAnsi="Times New Roman" w:cs="Times New Roman"/>
          <w:i/>
          <w:iCs/>
        </w:rPr>
        <w:t>Journal of Political Economy</w:t>
      </w:r>
      <w:r>
        <w:rPr>
          <w:rFonts w:ascii="Times New Roman" w:hAnsi="Times New Roman" w:cs="Times New Roman"/>
        </w:rPr>
        <w:t>, 75(4, Part 1), 352–365. https://www.jstor.org/stable/1828596</w:t>
      </w:r>
    </w:p>
    <w:p w14:paraId="5B154BD7" w14:textId="77777777" w:rsidR="002A7270" w:rsidRDefault="00A25B08">
      <w:pPr>
        <w:ind w:left="720" w:hanging="720"/>
        <w:rPr>
          <w:rFonts w:ascii="Times New Roman" w:hAnsi="Times New Roman" w:cs="Times New Roman"/>
        </w:rPr>
      </w:pPr>
      <w:r>
        <w:rPr>
          <w:rFonts w:ascii="Times New Roman" w:hAnsi="Times New Roman" w:cs="Times New Roman"/>
        </w:rPr>
        <w:t xml:space="preserve">Bils, M., and Klenow, P. J. (2000). Does schooling cause growth? </w:t>
      </w:r>
      <w:r w:rsidRPr="00D30E45">
        <w:rPr>
          <w:rFonts w:ascii="Times New Roman" w:hAnsi="Times New Roman" w:cs="Times New Roman"/>
          <w:i/>
          <w:iCs/>
        </w:rPr>
        <w:t>American Economic Review</w:t>
      </w:r>
      <w:r>
        <w:rPr>
          <w:rFonts w:ascii="Times New Roman" w:hAnsi="Times New Roman" w:cs="Times New Roman"/>
        </w:rPr>
        <w:t>, 90(5), 1160–1183. https://doi.org/10.1257/aer.90.5.1160</w:t>
      </w:r>
    </w:p>
    <w:p w14:paraId="5B154BD8" w14:textId="77777777" w:rsidR="002A7270" w:rsidRDefault="00A25B08">
      <w:pPr>
        <w:ind w:left="720" w:hanging="720"/>
        <w:rPr>
          <w:rFonts w:ascii="Times New Roman" w:hAnsi="Times New Roman" w:cs="Times New Roman"/>
        </w:rPr>
      </w:pPr>
      <w:r>
        <w:rPr>
          <w:rFonts w:ascii="Times New Roman" w:hAnsi="Times New Roman" w:cs="Times New Roman"/>
        </w:rPr>
        <w:t xml:space="preserve">Chetty, R., Friedman, J., Hilger, N., Schanzenbach, D., Saez, E., and Yagen, D. (2011). How does your kindergarten classroom affect your earnings? Evidence from Project STAR. </w:t>
      </w:r>
      <w:r w:rsidRPr="00D30E45">
        <w:rPr>
          <w:rFonts w:ascii="Times New Roman" w:hAnsi="Times New Roman" w:cs="Times New Roman"/>
          <w:i/>
          <w:iCs/>
        </w:rPr>
        <w:t>Quarterly Journal of Economics</w:t>
      </w:r>
      <w:r>
        <w:rPr>
          <w:rFonts w:ascii="Times New Roman" w:hAnsi="Times New Roman" w:cs="Times New Roman"/>
        </w:rPr>
        <w:t>, 126(4), 1593–1660. https://doi.org/10.1093/qje/qjr041</w:t>
      </w:r>
    </w:p>
    <w:p w14:paraId="5B154BD9" w14:textId="77777777" w:rsidR="002A7270" w:rsidRDefault="00A25B08">
      <w:pPr>
        <w:ind w:left="720" w:hanging="720"/>
        <w:rPr>
          <w:rFonts w:ascii="Times New Roman" w:hAnsi="Times New Roman" w:cs="Times New Roman"/>
        </w:rPr>
      </w:pPr>
      <w:r>
        <w:rPr>
          <w:rFonts w:ascii="Times New Roman" w:hAnsi="Times New Roman" w:cs="Times New Roman"/>
        </w:rPr>
        <w:t xml:space="preserve">Duflo, E. (2001). Schooling and labor market consequences of school construction in Indonesia: Evidence from an unusual policy experiment. </w:t>
      </w:r>
      <w:r w:rsidRPr="00D30E45">
        <w:rPr>
          <w:rFonts w:ascii="Times New Roman" w:hAnsi="Times New Roman" w:cs="Times New Roman"/>
          <w:i/>
          <w:iCs/>
        </w:rPr>
        <w:t>The American Economic Review</w:t>
      </w:r>
      <w:r>
        <w:rPr>
          <w:rFonts w:ascii="Times New Roman" w:hAnsi="Times New Roman" w:cs="Times New Roman"/>
        </w:rPr>
        <w:t>, 91(4), 795–813. https://doi.org/10.1257/aer.91.4.795</w:t>
      </w:r>
    </w:p>
    <w:p w14:paraId="5B154BDA" w14:textId="77777777" w:rsidR="002A7270" w:rsidRDefault="00A25B08">
      <w:pPr>
        <w:ind w:left="720" w:hanging="720"/>
        <w:rPr>
          <w:rFonts w:ascii="Times New Roman" w:hAnsi="Times New Roman" w:cs="Times New Roman"/>
        </w:rPr>
      </w:pPr>
      <w:r>
        <w:rPr>
          <w:rFonts w:ascii="Times New Roman" w:hAnsi="Times New Roman" w:cs="Times New Roman"/>
        </w:rPr>
        <w:t>Duflo, E., Dupas, P., and Kremer, M. (2021). The impact of free secondary education: Experimental evidence from Ghana (NBER Working Paper No. 28937). National Bureau of Economic Research. https://www.nber.org/papers/w28937</w:t>
      </w:r>
    </w:p>
    <w:p w14:paraId="5B154BDB" w14:textId="77777777" w:rsidR="002A7270" w:rsidRDefault="00A25B08">
      <w:pPr>
        <w:ind w:left="720" w:hanging="720"/>
        <w:rPr>
          <w:rFonts w:ascii="Times New Roman" w:hAnsi="Times New Roman" w:cs="Times New Roman"/>
          <w:lang w:val="es-ES"/>
        </w:rPr>
      </w:pPr>
      <w:r>
        <w:rPr>
          <w:rFonts w:ascii="Times New Roman" w:hAnsi="Times New Roman" w:cs="Times New Roman"/>
        </w:rPr>
        <w:t xml:space="preserve">ECLAC and ILO (2021). Employment situation in Latin America and the Caribbean (No. 26, June 2021). </w:t>
      </w:r>
      <w:r>
        <w:rPr>
          <w:rFonts w:ascii="Times New Roman" w:hAnsi="Times New Roman" w:cs="Times New Roman"/>
          <w:lang w:val="es-ES"/>
        </w:rPr>
        <w:t>United Nations. https://www.ilo.org/media/406136/download</w:t>
      </w:r>
    </w:p>
    <w:p w14:paraId="5B154BDC" w14:textId="77777777" w:rsidR="002A7270" w:rsidRDefault="00A25B08">
      <w:pPr>
        <w:ind w:left="720" w:hanging="720"/>
        <w:rPr>
          <w:rFonts w:ascii="Times New Roman" w:hAnsi="Times New Roman" w:cs="Times New Roman"/>
          <w:lang w:val="es-ES"/>
        </w:rPr>
      </w:pPr>
      <w:r>
        <w:rPr>
          <w:rFonts w:ascii="Times New Roman" w:hAnsi="Times New Roman" w:cs="Times New Roman"/>
          <w:lang w:val="es-ES"/>
        </w:rPr>
        <w:t>FUNDESA (2025). Índice de competitividad local. FUNDESA. https://www.fundesa.org.gt/indices-y-evaluaciones-de-pais/indice-de-competitividad-local</w:t>
      </w:r>
    </w:p>
    <w:p w14:paraId="5B154BDD" w14:textId="1D1EAB11" w:rsidR="002A7270" w:rsidRDefault="00A25B08">
      <w:pPr>
        <w:ind w:left="720" w:hanging="720"/>
        <w:rPr>
          <w:rFonts w:ascii="Times New Roman" w:hAnsi="Times New Roman" w:cs="Times New Roman"/>
        </w:rPr>
      </w:pPr>
      <w:r>
        <w:rPr>
          <w:rFonts w:ascii="Times New Roman" w:hAnsi="Times New Roman" w:cs="Times New Roman"/>
          <w:lang w:val="es-ES"/>
        </w:rPr>
        <w:lastRenderedPageBreak/>
        <w:t xml:space="preserve">Ham, A., Vazquez, E., </w:t>
      </w:r>
      <w:r w:rsidR="005C1AE2">
        <w:rPr>
          <w:rFonts w:ascii="Times New Roman" w:hAnsi="Times New Roman" w:cs="Times New Roman"/>
          <w:lang w:val="es-ES"/>
        </w:rPr>
        <w:t>and</w:t>
      </w:r>
      <w:r>
        <w:rPr>
          <w:rFonts w:ascii="Times New Roman" w:hAnsi="Times New Roman" w:cs="Times New Roman"/>
          <w:lang w:val="es-ES"/>
        </w:rPr>
        <w:t xml:space="preserve"> Yanez-Pagans, M. (2023). </w:t>
      </w:r>
      <w:r>
        <w:rPr>
          <w:rFonts w:ascii="Times New Roman" w:hAnsi="Times New Roman" w:cs="Times New Roman"/>
        </w:rPr>
        <w:t>The effects of differential exposure to COVID-19 on educational outcomes in Guatemala (Policy Research Working Paper No. 10308). World Bank. http://hdl.handle.net/10986/39443</w:t>
      </w:r>
    </w:p>
    <w:p w14:paraId="5B154BDE" w14:textId="0F43BD5D" w:rsidR="002A7270" w:rsidRDefault="00A25B08">
      <w:pPr>
        <w:ind w:left="720" w:hanging="720"/>
        <w:rPr>
          <w:rFonts w:ascii="Times New Roman" w:hAnsi="Times New Roman" w:cs="Times New Roman"/>
        </w:rPr>
      </w:pPr>
      <w:r>
        <w:rPr>
          <w:rFonts w:ascii="Times New Roman" w:hAnsi="Times New Roman" w:cs="Times New Roman"/>
        </w:rPr>
        <w:t>Hlavac</w:t>
      </w:r>
      <w:r w:rsidR="00CE7E73">
        <w:rPr>
          <w:rFonts w:ascii="Times New Roman" w:hAnsi="Times New Roman" w:cs="Times New Roman"/>
        </w:rPr>
        <w:t>,</w:t>
      </w:r>
      <w:r>
        <w:rPr>
          <w:rFonts w:ascii="Times New Roman" w:hAnsi="Times New Roman" w:cs="Times New Roman"/>
        </w:rPr>
        <w:t xml:space="preserve"> M</w:t>
      </w:r>
      <w:r w:rsidR="00CE7E73">
        <w:rPr>
          <w:rFonts w:ascii="Times New Roman" w:hAnsi="Times New Roman" w:cs="Times New Roman"/>
        </w:rPr>
        <w:t>.</w:t>
      </w:r>
      <w:r>
        <w:rPr>
          <w:rFonts w:ascii="Times New Roman" w:hAnsi="Times New Roman" w:cs="Times New Roman"/>
        </w:rPr>
        <w:t xml:space="preserve"> (2022). stargazer: Well-Formatted Regression and Summary Statistics Tables. Social Policy Institute, Bratislava, Slovakia. R package version 5.2.3</w:t>
      </w:r>
      <w:r w:rsidR="00DC123A">
        <w:rPr>
          <w:rFonts w:ascii="Times New Roman" w:hAnsi="Times New Roman" w:cs="Times New Roman"/>
        </w:rPr>
        <w:t>.</w:t>
      </w:r>
      <w:r>
        <w:rPr>
          <w:rFonts w:ascii="Times New Roman" w:hAnsi="Times New Roman" w:cs="Times New Roman"/>
        </w:rPr>
        <w:t xml:space="preserve"> https://CRAN.R-project.org/package=stargazer.</w:t>
      </w:r>
    </w:p>
    <w:p w14:paraId="5B154BDF" w14:textId="77777777" w:rsidR="002A7270" w:rsidRDefault="00A25B08">
      <w:pPr>
        <w:ind w:left="720" w:hanging="720"/>
        <w:rPr>
          <w:rFonts w:ascii="Times New Roman" w:hAnsi="Times New Roman" w:cs="Times New Roman"/>
        </w:rPr>
      </w:pPr>
      <w:r>
        <w:rPr>
          <w:rFonts w:ascii="Times New Roman" w:hAnsi="Times New Roman" w:cs="Times New Roman"/>
        </w:rPr>
        <w:t xml:space="preserve">IMF. (2020). Latin American labor markets during COVID-19. In </w:t>
      </w:r>
      <w:r w:rsidRPr="00715762">
        <w:rPr>
          <w:rFonts w:ascii="Times New Roman" w:hAnsi="Times New Roman" w:cs="Times New Roman"/>
          <w:i/>
          <w:iCs/>
        </w:rPr>
        <w:t>Regional Economic Outlook</w:t>
      </w:r>
      <w:r>
        <w:rPr>
          <w:rFonts w:ascii="Times New Roman" w:hAnsi="Times New Roman" w:cs="Times New Roman"/>
        </w:rPr>
        <w:t xml:space="preserve">: </w:t>
      </w:r>
      <w:r w:rsidRPr="00715762">
        <w:rPr>
          <w:rFonts w:ascii="Times New Roman" w:hAnsi="Times New Roman" w:cs="Times New Roman"/>
          <w:i/>
          <w:iCs/>
        </w:rPr>
        <w:t>Western Hemisphere</w:t>
      </w:r>
      <w:r>
        <w:rPr>
          <w:rFonts w:ascii="Times New Roman" w:hAnsi="Times New Roman" w:cs="Times New Roman"/>
        </w:rPr>
        <w:t>, October 2020. https://www.imf.org/-/media/Files/Publications/REO/WHD/2020/Oct/English/Labor.ashx</w:t>
      </w:r>
    </w:p>
    <w:p w14:paraId="5B154BE0" w14:textId="77777777" w:rsidR="002A7270" w:rsidRDefault="00A25B08">
      <w:pPr>
        <w:ind w:left="720" w:hanging="720"/>
        <w:rPr>
          <w:rFonts w:ascii="Times New Roman" w:hAnsi="Times New Roman" w:cs="Times New Roman"/>
          <w:lang w:val="es-ES"/>
        </w:rPr>
      </w:pPr>
      <w:r>
        <w:rPr>
          <w:rFonts w:ascii="Times New Roman" w:hAnsi="Times New Roman" w:cs="Times New Roman"/>
          <w:lang w:val="es-ES"/>
        </w:rPr>
        <w:t xml:space="preserve">INE. (2019). Encuesta nacional de empleo e ingresos 2018. INE Guatemala. https://www.ine.gob.gt/encuesta-nacional-de-empleo-e-ingresos/ </w:t>
      </w:r>
    </w:p>
    <w:p w14:paraId="5B154BE1" w14:textId="77777777" w:rsidR="002A7270" w:rsidRDefault="00A25B08">
      <w:pPr>
        <w:ind w:left="720" w:hanging="720"/>
        <w:rPr>
          <w:rFonts w:ascii="Times New Roman" w:hAnsi="Times New Roman" w:cs="Times New Roman"/>
          <w:lang w:val="es-ES"/>
        </w:rPr>
      </w:pPr>
      <w:r>
        <w:rPr>
          <w:rFonts w:ascii="Times New Roman" w:hAnsi="Times New Roman" w:cs="Times New Roman"/>
          <w:lang w:val="es-ES"/>
        </w:rPr>
        <w:t xml:space="preserve">INE. (2020). Encuesta nacional de empleo e ingresos 2019. INE Guatemala. https://www.ine.gob.gt/encuesta-nacional-de-empleo-e-ingresos/ </w:t>
      </w:r>
    </w:p>
    <w:p w14:paraId="5B154BE2" w14:textId="77777777" w:rsidR="002A7270" w:rsidRDefault="00A25B08">
      <w:pPr>
        <w:ind w:left="720" w:hanging="720"/>
        <w:rPr>
          <w:rFonts w:ascii="Times New Roman" w:hAnsi="Times New Roman" w:cs="Times New Roman"/>
          <w:lang w:val="es-ES"/>
        </w:rPr>
      </w:pPr>
      <w:r>
        <w:rPr>
          <w:rFonts w:ascii="Times New Roman" w:hAnsi="Times New Roman" w:cs="Times New Roman"/>
          <w:lang w:val="es-ES"/>
        </w:rPr>
        <w:t xml:space="preserve">INE. (2022). Encuesta nacional de empleo e ingresos 2021. INE Guatemala. https://www.ine.gob.gt/encuesta-nacional-de-empleo-e-ingresos/ </w:t>
      </w:r>
    </w:p>
    <w:p w14:paraId="5B154BE3" w14:textId="77777777" w:rsidR="002A7270" w:rsidRDefault="00A25B08">
      <w:pPr>
        <w:ind w:left="720" w:hanging="720"/>
        <w:rPr>
          <w:rFonts w:ascii="Times New Roman" w:hAnsi="Times New Roman" w:cs="Times New Roman"/>
          <w:lang w:val="es-ES"/>
        </w:rPr>
      </w:pPr>
      <w:r>
        <w:rPr>
          <w:rFonts w:ascii="Times New Roman" w:hAnsi="Times New Roman" w:cs="Times New Roman"/>
          <w:lang w:val="es-ES"/>
        </w:rPr>
        <w:t xml:space="preserve">INE. (2023). Encuesta nacional de empleo e ingresos 2022. INE Guatemala. https://www.ine.gob.gt/encuesta-nacional-de-empleo-e-ingresos/ </w:t>
      </w:r>
    </w:p>
    <w:p w14:paraId="5B154BE4" w14:textId="77777777" w:rsidR="002A7270" w:rsidRDefault="00A25B08">
      <w:pPr>
        <w:ind w:left="720" w:hanging="720"/>
        <w:rPr>
          <w:rFonts w:ascii="Times New Roman" w:hAnsi="Times New Roman" w:cs="Times New Roman"/>
          <w:lang w:val="es-ES"/>
        </w:rPr>
      </w:pPr>
      <w:r>
        <w:rPr>
          <w:rFonts w:ascii="Times New Roman" w:hAnsi="Times New Roman" w:cs="Times New Roman"/>
          <w:lang w:val="es-ES"/>
        </w:rPr>
        <w:t>INE. (2024). Encuesta nacional de condiciones de vida 2013. INE Guatemala. https://www.ine.gob.gt/pobreza-menu/</w:t>
      </w:r>
    </w:p>
    <w:p w14:paraId="5B154BE5" w14:textId="77777777" w:rsidR="002A7270" w:rsidRDefault="00A25B08">
      <w:pPr>
        <w:ind w:left="720" w:hanging="720"/>
        <w:rPr>
          <w:rFonts w:ascii="Times New Roman" w:hAnsi="Times New Roman" w:cs="Times New Roman"/>
        </w:rPr>
      </w:pPr>
      <w:r>
        <w:rPr>
          <w:rFonts w:ascii="Times New Roman" w:hAnsi="Times New Roman" w:cs="Times New Roman"/>
          <w:lang w:val="es-ES"/>
        </w:rPr>
        <w:t xml:space="preserve">INE. (2025). Encuesta nacional de empleo e ingresos 2024. </w:t>
      </w:r>
      <w:r>
        <w:rPr>
          <w:rFonts w:ascii="Times New Roman" w:hAnsi="Times New Roman" w:cs="Times New Roman"/>
        </w:rPr>
        <w:t xml:space="preserve">INE Guatemala. https://www.ine.gob.gt/encuesta-nacional-de-empleo-e-ingresos/ </w:t>
      </w:r>
    </w:p>
    <w:p w14:paraId="5B154BE6" w14:textId="77777777" w:rsidR="002A7270" w:rsidRDefault="00A25B08">
      <w:pPr>
        <w:ind w:left="720" w:hanging="720"/>
        <w:rPr>
          <w:rFonts w:ascii="Times New Roman" w:hAnsi="Times New Roman" w:cs="Times New Roman"/>
        </w:rPr>
      </w:pPr>
      <w:r>
        <w:rPr>
          <w:rFonts w:ascii="Times New Roman" w:hAnsi="Times New Roman" w:cs="Times New Roman"/>
        </w:rPr>
        <w:t>Krueger, A., and Lindahl, M. (2000). Education for growth: Why and for whom? (NBER Working Paper No. 7591). National Bureau of Economic Research. https://www.nber.org/papers/w7591</w:t>
      </w:r>
    </w:p>
    <w:p w14:paraId="5B154BE7" w14:textId="77777777" w:rsidR="002A7270" w:rsidRDefault="00A25B08">
      <w:pPr>
        <w:ind w:left="720" w:hanging="720"/>
        <w:rPr>
          <w:rFonts w:ascii="Times New Roman" w:hAnsi="Times New Roman" w:cs="Times New Roman"/>
        </w:rPr>
      </w:pPr>
      <w:r>
        <w:rPr>
          <w:rFonts w:ascii="Times New Roman" w:hAnsi="Times New Roman" w:cs="Times New Roman"/>
        </w:rPr>
        <w:t xml:space="preserve">Lucas, R. (1988). On the mechanics of economic development. </w:t>
      </w:r>
      <w:r w:rsidRPr="00715762">
        <w:rPr>
          <w:rFonts w:ascii="Times New Roman" w:hAnsi="Times New Roman" w:cs="Times New Roman"/>
          <w:i/>
          <w:iCs/>
        </w:rPr>
        <w:t>Journal of Monetary Economics</w:t>
      </w:r>
      <w:r>
        <w:rPr>
          <w:rFonts w:ascii="Times New Roman" w:hAnsi="Times New Roman" w:cs="Times New Roman"/>
        </w:rPr>
        <w:t>, 22(1), 3–42. https://doi.org/10.1016/0304-3932(88)90168-7</w:t>
      </w:r>
    </w:p>
    <w:p w14:paraId="5B154BE8" w14:textId="2611415A" w:rsidR="002A7270" w:rsidRDefault="00A25B08">
      <w:pPr>
        <w:ind w:left="720" w:hanging="720"/>
        <w:rPr>
          <w:rFonts w:ascii="Times New Roman" w:hAnsi="Times New Roman" w:cs="Times New Roman"/>
        </w:rPr>
      </w:pPr>
      <w:r>
        <w:rPr>
          <w:rFonts w:ascii="Times New Roman" w:hAnsi="Times New Roman" w:cs="Times New Roman"/>
        </w:rPr>
        <w:t xml:space="preserve">MacKinnon, J. G., </w:t>
      </w:r>
      <w:r w:rsidR="005C1AE2">
        <w:rPr>
          <w:rFonts w:ascii="Times New Roman" w:hAnsi="Times New Roman" w:cs="Times New Roman"/>
        </w:rPr>
        <w:t>and</w:t>
      </w:r>
      <w:r>
        <w:rPr>
          <w:rFonts w:ascii="Times New Roman" w:hAnsi="Times New Roman" w:cs="Times New Roman"/>
        </w:rPr>
        <w:t xml:space="preserve"> White, H. (1985). Some heteroskedasticity consistent covariance matrix estimators with improved finite sample properties</w:t>
      </w:r>
      <w:r w:rsidRPr="00715762">
        <w:rPr>
          <w:rFonts w:ascii="Times New Roman" w:hAnsi="Times New Roman" w:cs="Times New Roman"/>
          <w:i/>
          <w:iCs/>
        </w:rPr>
        <w:t>. Journal of Econometrics</w:t>
      </w:r>
      <w:r>
        <w:rPr>
          <w:rFonts w:ascii="Times New Roman" w:hAnsi="Times New Roman" w:cs="Times New Roman"/>
        </w:rPr>
        <w:t xml:space="preserve">, 29(3), 305–325. </w:t>
      </w:r>
      <w:hyperlink r:id="rId22" w:history="1">
        <w:r w:rsidR="002A7270">
          <w:rPr>
            <w:rStyle w:val="Hyperlink"/>
            <w:rFonts w:ascii="Times New Roman" w:hAnsi="Times New Roman" w:cs="Times New Roman"/>
            <w:color w:val="auto"/>
            <w:u w:val="none"/>
          </w:rPr>
          <w:t>https://doi.org/10.1016/0304-4076(85)90158-7</w:t>
        </w:r>
      </w:hyperlink>
    </w:p>
    <w:p w14:paraId="5B154BE9" w14:textId="77777777" w:rsidR="002A7270" w:rsidRDefault="00A25B08">
      <w:pPr>
        <w:ind w:left="720" w:hanging="720"/>
        <w:rPr>
          <w:rFonts w:ascii="Times New Roman" w:hAnsi="Times New Roman" w:cs="Times New Roman"/>
        </w:rPr>
      </w:pPr>
      <w:r>
        <w:rPr>
          <w:rFonts w:ascii="Times New Roman" w:hAnsi="Times New Roman" w:cs="Times New Roman"/>
        </w:rPr>
        <w:t xml:space="preserve">Mankiw, N., Romer, D., and Weil, D. (1992). A contribution to the empirics of economic growth. </w:t>
      </w:r>
      <w:r w:rsidRPr="00715762">
        <w:rPr>
          <w:rFonts w:ascii="Times New Roman" w:hAnsi="Times New Roman" w:cs="Times New Roman"/>
          <w:i/>
          <w:iCs/>
        </w:rPr>
        <w:t>The Quarterly Journal of Economics</w:t>
      </w:r>
      <w:r>
        <w:rPr>
          <w:rFonts w:ascii="Times New Roman" w:hAnsi="Times New Roman" w:cs="Times New Roman"/>
        </w:rPr>
        <w:t>, 107(2), 407–437. https://doi.org/10.2307/2118477</w:t>
      </w:r>
    </w:p>
    <w:p w14:paraId="5B154BEA" w14:textId="77777777" w:rsidR="002A7270" w:rsidRDefault="00A25B08">
      <w:pPr>
        <w:ind w:left="720" w:hanging="720"/>
        <w:rPr>
          <w:rFonts w:ascii="Times New Roman" w:hAnsi="Times New Roman" w:cs="Times New Roman"/>
        </w:rPr>
      </w:pPr>
      <w:r>
        <w:rPr>
          <w:rFonts w:ascii="Times New Roman" w:hAnsi="Times New Roman" w:cs="Times New Roman"/>
        </w:rPr>
        <w:t xml:space="preserve">Martínez-Martínez, O., Reyes-Martínez, J., Mideros Mora, A., Sánchez Pilco, A., and Rodríguez Salme, C. (2024). Labor markets during COVID-19: Gaps and challenges in Latin </w:t>
      </w:r>
      <w:r>
        <w:rPr>
          <w:rFonts w:ascii="Times New Roman" w:hAnsi="Times New Roman" w:cs="Times New Roman"/>
        </w:rPr>
        <w:lastRenderedPageBreak/>
        <w:t xml:space="preserve">America. </w:t>
      </w:r>
      <w:r w:rsidRPr="00715762">
        <w:rPr>
          <w:rFonts w:ascii="Times New Roman" w:hAnsi="Times New Roman" w:cs="Times New Roman"/>
          <w:i/>
          <w:iCs/>
        </w:rPr>
        <w:t>Frontiers in Sociology</w:t>
      </w:r>
      <w:r>
        <w:rPr>
          <w:rFonts w:ascii="Times New Roman" w:hAnsi="Times New Roman" w:cs="Times New Roman"/>
        </w:rPr>
        <w:t>, 9, Article 1372404. https://doi.org/10.3389/fsoc.2024.1372404</w:t>
      </w:r>
    </w:p>
    <w:p w14:paraId="5B154BEB" w14:textId="77777777" w:rsidR="002A7270" w:rsidRDefault="00A25B08">
      <w:pPr>
        <w:ind w:left="720" w:hanging="720"/>
        <w:rPr>
          <w:rFonts w:ascii="Times New Roman" w:hAnsi="Times New Roman" w:cs="Times New Roman"/>
        </w:rPr>
      </w:pPr>
      <w:r>
        <w:rPr>
          <w:rFonts w:ascii="Times New Roman" w:hAnsi="Times New Roman" w:cs="Times New Roman"/>
        </w:rPr>
        <w:t xml:space="preserve">Mincer, J. (1958). Investment in human capital and personal income distribution. </w:t>
      </w:r>
      <w:r w:rsidRPr="00715762">
        <w:rPr>
          <w:rFonts w:ascii="Times New Roman" w:hAnsi="Times New Roman" w:cs="Times New Roman"/>
          <w:i/>
          <w:iCs/>
        </w:rPr>
        <w:t>Journal of Political Economy</w:t>
      </w:r>
      <w:r>
        <w:rPr>
          <w:rFonts w:ascii="Times New Roman" w:hAnsi="Times New Roman" w:cs="Times New Roman"/>
        </w:rPr>
        <w:t>, 66(4), 281–302. https://www.jstor.org/stable/1827422</w:t>
      </w:r>
    </w:p>
    <w:p w14:paraId="5B154BEC" w14:textId="77777777" w:rsidR="002A7270" w:rsidRDefault="00A25B08">
      <w:pPr>
        <w:ind w:left="720" w:hanging="720"/>
        <w:rPr>
          <w:rFonts w:ascii="Times New Roman" w:hAnsi="Times New Roman" w:cs="Times New Roman"/>
          <w:lang w:val="es-ES"/>
        </w:rPr>
      </w:pPr>
      <w:r>
        <w:rPr>
          <w:rFonts w:ascii="Times New Roman" w:hAnsi="Times New Roman" w:cs="Times New Roman"/>
        </w:rPr>
        <w:t xml:space="preserve">MINEDUC. </w:t>
      </w:r>
      <w:r>
        <w:rPr>
          <w:rFonts w:ascii="Times New Roman" w:hAnsi="Times New Roman" w:cs="Times New Roman"/>
          <w:lang w:val="es-ES"/>
        </w:rPr>
        <w:t>(2025). Anuario estadístico educativo. MINEDUC. https://estadistica.mineduc.gob.gt/anuario/home.html</w:t>
      </w:r>
    </w:p>
    <w:p w14:paraId="5B154BED" w14:textId="77777777" w:rsidR="002A7270" w:rsidRDefault="00A25B08">
      <w:pPr>
        <w:ind w:left="720" w:hanging="720"/>
        <w:rPr>
          <w:rFonts w:ascii="Times New Roman" w:hAnsi="Times New Roman" w:cs="Times New Roman"/>
        </w:rPr>
      </w:pPr>
      <w:r>
        <w:rPr>
          <w:rFonts w:ascii="Times New Roman" w:hAnsi="Times New Roman" w:cs="Times New Roman"/>
        </w:rPr>
        <w:t xml:space="preserve">Pritchett, L. (2001). Where has all the education gone? </w:t>
      </w:r>
      <w:r w:rsidRPr="00715762">
        <w:rPr>
          <w:rFonts w:ascii="Times New Roman" w:hAnsi="Times New Roman" w:cs="Times New Roman"/>
          <w:i/>
          <w:iCs/>
        </w:rPr>
        <w:t>The World Bank Economic Review</w:t>
      </w:r>
      <w:r>
        <w:rPr>
          <w:rFonts w:ascii="Times New Roman" w:hAnsi="Times New Roman" w:cs="Times New Roman"/>
        </w:rPr>
        <w:t>, 15(3), 367–391. https://doi.org/10.1093/wber/15.3.367</w:t>
      </w:r>
    </w:p>
    <w:p w14:paraId="5B154BEE" w14:textId="77777777" w:rsidR="002A7270" w:rsidRDefault="00A25B08">
      <w:pPr>
        <w:ind w:left="720" w:hanging="720"/>
        <w:rPr>
          <w:rFonts w:ascii="Times New Roman" w:hAnsi="Times New Roman" w:cs="Times New Roman"/>
        </w:rPr>
      </w:pPr>
      <w:r>
        <w:rPr>
          <w:rFonts w:ascii="Times New Roman" w:hAnsi="Times New Roman" w:cs="Times New Roman"/>
        </w:rPr>
        <w:t xml:space="preserve">Romer, P. (1990). Endogenous technological change. </w:t>
      </w:r>
      <w:r w:rsidRPr="00715762">
        <w:rPr>
          <w:rFonts w:ascii="Times New Roman" w:hAnsi="Times New Roman" w:cs="Times New Roman"/>
          <w:i/>
          <w:iCs/>
        </w:rPr>
        <w:t>Journal of Political Economy</w:t>
      </w:r>
      <w:r>
        <w:rPr>
          <w:rFonts w:ascii="Times New Roman" w:hAnsi="Times New Roman" w:cs="Times New Roman"/>
        </w:rPr>
        <w:t>, 98(5, Part 2), S71–S102. https://www.jstor.org/stable/10.1086/261725</w:t>
      </w:r>
    </w:p>
    <w:p w14:paraId="5B154BEF" w14:textId="77777777" w:rsidR="002A7270" w:rsidRDefault="00A25B08">
      <w:pPr>
        <w:ind w:left="720" w:hanging="720"/>
        <w:rPr>
          <w:rFonts w:ascii="Times New Roman" w:hAnsi="Times New Roman" w:cs="Times New Roman"/>
        </w:rPr>
      </w:pPr>
      <w:r>
        <w:rPr>
          <w:rFonts w:ascii="Times New Roman" w:hAnsi="Times New Roman" w:cs="Times New Roman"/>
        </w:rPr>
        <w:t>Samaniego, R., Jedwab, R., Romer, P., and Islam, A. (2022). Scars of pandemics from lost schooling and experience: Aggregate implications and gender differences through the lens of COVID-19 (Policy Research Working Paper No. 9932). World Bank. http://hdl.handle.net/10986/36972</w:t>
      </w:r>
    </w:p>
    <w:p w14:paraId="5B154BF0" w14:textId="77777777" w:rsidR="002A7270" w:rsidRDefault="00A25B08">
      <w:pPr>
        <w:ind w:left="720" w:hanging="720"/>
        <w:rPr>
          <w:rFonts w:ascii="Times New Roman" w:hAnsi="Times New Roman" w:cs="Times New Roman"/>
        </w:rPr>
      </w:pPr>
      <w:r>
        <w:rPr>
          <w:rFonts w:ascii="Times New Roman" w:hAnsi="Times New Roman" w:cs="Times New Roman"/>
        </w:rPr>
        <w:t>World Bank. (2021). Acting now to protect the human capital of our children: The costs of and response to COVID-19 pandemic’s impact on the education sector in Latin America and the Caribbean. World Bank. https://hdl.handle.net/10986/35276</w:t>
      </w:r>
    </w:p>
    <w:p w14:paraId="5B154BF1" w14:textId="77777777" w:rsidR="002A7270" w:rsidRDefault="00A25B08">
      <w:pPr>
        <w:ind w:left="720" w:hanging="720"/>
        <w:rPr>
          <w:rFonts w:ascii="Times New Roman" w:hAnsi="Times New Roman" w:cs="Times New Roman"/>
        </w:rPr>
      </w:pPr>
      <w:r>
        <w:rPr>
          <w:rFonts w:ascii="Times New Roman" w:hAnsi="Times New Roman" w:cs="Times New Roman"/>
        </w:rPr>
        <w:t>World Food Program (2022). Rebuilding human capital amidst the pandemic: A global analysis of the impacts of COVID-19 on school-aged children and youth. https://www.wfp.org/publications/rebuilding-human-capital-amidst-pandemic-global-analysis-impacts-covid-19-school-aged</w:t>
      </w:r>
    </w:p>
    <w:p w14:paraId="5B154BF2" w14:textId="77777777" w:rsidR="002A7270" w:rsidRDefault="00A25B08">
      <w:pPr>
        <w:ind w:left="720" w:hanging="720"/>
        <w:rPr>
          <w:rFonts w:ascii="Times New Roman" w:hAnsi="Times New Roman" w:cs="Times New Roman"/>
        </w:rPr>
      </w:pPr>
      <w:r>
        <w:rPr>
          <w:rFonts w:ascii="Times New Roman" w:hAnsi="Times New Roman" w:cs="Times New Roman"/>
        </w:rPr>
        <w:t xml:space="preserve">Zaman, M. (2012). Human capital and economic growth: An empirical investigation using panel data. IOSR </w:t>
      </w:r>
      <w:r w:rsidRPr="00D74B7A">
        <w:rPr>
          <w:rFonts w:ascii="Times New Roman" w:hAnsi="Times New Roman" w:cs="Times New Roman"/>
          <w:i/>
          <w:iCs/>
        </w:rPr>
        <w:t>Journal of Humanities and Social Science</w:t>
      </w:r>
      <w:r>
        <w:rPr>
          <w:rFonts w:ascii="Times New Roman" w:hAnsi="Times New Roman" w:cs="Times New Roman"/>
        </w:rPr>
        <w:t xml:space="preserve">, 4(6), 43–56. </w:t>
      </w:r>
    </w:p>
    <w:sectPr w:rsidR="002A7270">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0B66A" w14:textId="77777777" w:rsidR="00F758F1" w:rsidRDefault="00F758F1">
      <w:pPr>
        <w:spacing w:line="240" w:lineRule="auto"/>
      </w:pPr>
      <w:r>
        <w:separator/>
      </w:r>
    </w:p>
  </w:endnote>
  <w:endnote w:type="continuationSeparator" w:id="0">
    <w:p w14:paraId="01D016B4" w14:textId="77777777" w:rsidR="00F758F1" w:rsidRDefault="00F758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7929" w14:textId="77777777" w:rsidR="00D31821" w:rsidRDefault="00D318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A664" w14:textId="77777777" w:rsidR="00D31821" w:rsidRDefault="00D318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CA15" w14:textId="77777777" w:rsidR="00D31821" w:rsidRDefault="00D31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9D6C9" w14:textId="77777777" w:rsidR="00F758F1" w:rsidRDefault="00F758F1">
      <w:pPr>
        <w:spacing w:after="0"/>
      </w:pPr>
      <w:r>
        <w:separator/>
      </w:r>
    </w:p>
  </w:footnote>
  <w:footnote w:type="continuationSeparator" w:id="0">
    <w:p w14:paraId="40FF5BE7" w14:textId="77777777" w:rsidR="00F758F1" w:rsidRDefault="00F758F1">
      <w:pPr>
        <w:spacing w:after="0"/>
      </w:pPr>
      <w:r>
        <w:continuationSeparator/>
      </w:r>
    </w:p>
  </w:footnote>
  <w:footnote w:id="1">
    <w:p w14:paraId="448E5AD6" w14:textId="6BF20791" w:rsidR="0010251D" w:rsidRDefault="0010251D">
      <w:pPr>
        <w:pStyle w:val="FootnoteText"/>
      </w:pPr>
      <w:r>
        <w:rPr>
          <w:rStyle w:val="FootnoteReference"/>
        </w:rPr>
        <w:footnoteRef/>
      </w:r>
      <w:r>
        <w:t xml:space="preserve"> </w:t>
      </w:r>
      <w:r w:rsidRPr="00AD65A9">
        <w:rPr>
          <w:rFonts w:ascii="Times New Roman" w:hAnsi="Times New Roman" w:cs="Times New Roman"/>
        </w:rPr>
        <w:t>Municipal GDP per capita is calculated by FUNDESA with its own methodology; it does not correspond to official government statistics.</w:t>
      </w:r>
    </w:p>
  </w:footnote>
  <w:footnote w:id="2">
    <w:p w14:paraId="5B154C17" w14:textId="77777777" w:rsidR="002A7270" w:rsidRDefault="00A25B08">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Curiously, this is similar to the estimate presented in Table 1. </w:t>
      </w:r>
    </w:p>
  </w:footnote>
  <w:footnote w:id="3">
    <w:p w14:paraId="5B154C18" w14:textId="77777777" w:rsidR="002A7270" w:rsidRDefault="00A25B08">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National Life Conditions Survey (ENCOVI) for 2023 and National Employment and Income Survey (ENEI) for the others. </w:t>
      </w:r>
    </w:p>
  </w:footnote>
  <w:footnote w:id="4">
    <w:p w14:paraId="5B154C19" w14:textId="7D0A42F4" w:rsidR="002A7270" w:rsidRDefault="00A25B08">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Income was defined as the sum of</w:t>
      </w:r>
      <w:r w:rsidR="002728EE">
        <w:rPr>
          <w:rFonts w:ascii="Times New Roman" w:hAnsi="Times New Roman" w:cs="Times New Roman"/>
        </w:rPr>
        <w:t xml:space="preserve"> </w:t>
      </w:r>
      <w:r w:rsidR="002728EE" w:rsidRPr="002728EE">
        <w:rPr>
          <w:rFonts w:ascii="Times New Roman" w:hAnsi="Times New Roman" w:cs="Times New Roman"/>
        </w:rPr>
        <w:t>wages, overtime compensation, commissions, travel allowances, and bonuses earned from the primary occupation</w:t>
      </w:r>
      <w:r w:rsidR="002728EE">
        <w:rPr>
          <w:rFonts w:ascii="Times New Roman" w:hAnsi="Times New Roman" w:cs="Times New Roman"/>
        </w:rPr>
        <w:t>.</w:t>
      </w:r>
    </w:p>
  </w:footnote>
  <w:footnote w:id="5">
    <w:p w14:paraId="5B154C1A" w14:textId="77777777" w:rsidR="002A7270" w:rsidRDefault="00A25B08">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Stable Unit Treatment Value Assumption</w:t>
      </w:r>
    </w:p>
  </w:footnote>
  <w:footnote w:id="6">
    <w:p w14:paraId="5B154C1B" w14:textId="77777777" w:rsidR="002A7270" w:rsidRDefault="00A25B08">
      <w:pPr>
        <w:pStyle w:val="FootnoteText"/>
      </w:pPr>
      <w:r>
        <w:rPr>
          <w:rStyle w:val="FootnoteReference"/>
          <w:rFonts w:ascii="Times New Roman" w:hAnsi="Times New Roman" w:cs="Times New Roman"/>
        </w:rPr>
        <w:footnoteRef/>
      </w:r>
      <w:r>
        <w:rPr>
          <w:rFonts w:ascii="Times New Roman" w:hAnsi="Times New Roman" w:cs="Times New Roman"/>
        </w:rPr>
        <w:t xml:space="preserve"> No Anticipation Assumption</w:t>
      </w:r>
    </w:p>
  </w:footnote>
  <w:footnote w:id="7">
    <w:p w14:paraId="5B154C1C" w14:textId="77777777" w:rsidR="002A7270" w:rsidRDefault="00A25B08">
      <w:pPr>
        <w:pStyle w:val="FootnoteText"/>
      </w:pPr>
      <w:r>
        <w:rPr>
          <w:rStyle w:val="FootnoteReference"/>
        </w:rPr>
        <w:footnoteRef/>
      </w:r>
      <w:r>
        <w:t xml:space="preserve"> </w:t>
      </w:r>
      <w:r>
        <w:rPr>
          <w:rFonts w:ascii="Times New Roman" w:hAnsi="Times New Roman" w:cs="Times New Roman"/>
        </w:rPr>
        <w:t>Parallel Trends assumption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8D02" w14:textId="1B693F97" w:rsidR="00D31821" w:rsidRDefault="00D31821">
    <w:pPr>
      <w:pStyle w:val="Header"/>
    </w:pPr>
    <w:r>
      <w:rPr>
        <w:noProof/>
      </w:rPr>
      <w:pict w14:anchorId="03B03E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2602969"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4C15" w14:textId="0FCD1D54" w:rsidR="002A7270" w:rsidRDefault="00D31821">
    <w:pPr>
      <w:pStyle w:val="Header"/>
    </w:pPr>
    <w:r>
      <w:rPr>
        <w:noProof/>
      </w:rPr>
      <w:pict w14:anchorId="5A2671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2602970"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r w:rsidR="00A25B08">
      <w:t>Human Capital Loss and Youth Labor Market Outcomes</w:t>
    </w:r>
    <w:r w:rsidR="00A25B08">
      <w:tab/>
    </w:r>
    <w:sdt>
      <w:sdtPr>
        <w:id w:val="-1517771325"/>
        <w:docPartObj>
          <w:docPartGallery w:val="AutoText"/>
        </w:docPartObj>
      </w:sdtPr>
      <w:sdtEndPr/>
      <w:sdtContent>
        <w:r w:rsidR="00A25B08">
          <w:fldChar w:fldCharType="begin"/>
        </w:r>
        <w:r w:rsidR="00A25B08">
          <w:instrText xml:space="preserve"> PAGE   \* MERGEFORMAT </w:instrText>
        </w:r>
        <w:r w:rsidR="00A25B08">
          <w:fldChar w:fldCharType="separate"/>
        </w:r>
        <w:r w:rsidR="00A25B08">
          <w:t>2</w:t>
        </w:r>
        <w:r w:rsidR="00A25B08">
          <w:fldChar w:fldCharType="end"/>
        </w:r>
      </w:sdtContent>
    </w:sdt>
  </w:p>
  <w:p w14:paraId="5B154C16" w14:textId="77777777" w:rsidR="002A7270" w:rsidRDefault="002A72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6C0A" w14:textId="4B370059" w:rsidR="00D31821" w:rsidRDefault="00D31821">
    <w:pPr>
      <w:pStyle w:val="Header"/>
    </w:pPr>
    <w:r>
      <w:rPr>
        <w:noProof/>
      </w:rPr>
      <w:pict w14:anchorId="0EFE42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2602968"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27A5D"/>
    <w:multiLevelType w:val="multilevel"/>
    <w:tmpl w:val="56D27A5D"/>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3283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435"/>
    <w:rsid w:val="000002B4"/>
    <w:rsid w:val="00001149"/>
    <w:rsid w:val="000050F6"/>
    <w:rsid w:val="000059CF"/>
    <w:rsid w:val="00006909"/>
    <w:rsid w:val="00011C2E"/>
    <w:rsid w:val="000148FB"/>
    <w:rsid w:val="00015103"/>
    <w:rsid w:val="000176C6"/>
    <w:rsid w:val="00021DDE"/>
    <w:rsid w:val="0002312A"/>
    <w:rsid w:val="000234FF"/>
    <w:rsid w:val="000237A2"/>
    <w:rsid w:val="0002446B"/>
    <w:rsid w:val="00025966"/>
    <w:rsid w:val="00030520"/>
    <w:rsid w:val="00030881"/>
    <w:rsid w:val="00030F7F"/>
    <w:rsid w:val="00031A30"/>
    <w:rsid w:val="000320FA"/>
    <w:rsid w:val="00032155"/>
    <w:rsid w:val="000328BB"/>
    <w:rsid w:val="00032A5E"/>
    <w:rsid w:val="00034354"/>
    <w:rsid w:val="00035624"/>
    <w:rsid w:val="0003767E"/>
    <w:rsid w:val="00046982"/>
    <w:rsid w:val="0004731D"/>
    <w:rsid w:val="0004739F"/>
    <w:rsid w:val="00047863"/>
    <w:rsid w:val="000509C3"/>
    <w:rsid w:val="0005219C"/>
    <w:rsid w:val="000526ED"/>
    <w:rsid w:val="000542B4"/>
    <w:rsid w:val="000561AF"/>
    <w:rsid w:val="00057011"/>
    <w:rsid w:val="0006199A"/>
    <w:rsid w:val="00066768"/>
    <w:rsid w:val="00066CFB"/>
    <w:rsid w:val="0007202D"/>
    <w:rsid w:val="00072B22"/>
    <w:rsid w:val="00075131"/>
    <w:rsid w:val="000767DA"/>
    <w:rsid w:val="000819D9"/>
    <w:rsid w:val="00083F70"/>
    <w:rsid w:val="00084862"/>
    <w:rsid w:val="00087E4A"/>
    <w:rsid w:val="00092C09"/>
    <w:rsid w:val="00094C08"/>
    <w:rsid w:val="00095197"/>
    <w:rsid w:val="000A0DA1"/>
    <w:rsid w:val="000A5869"/>
    <w:rsid w:val="000B1DAC"/>
    <w:rsid w:val="000B35F7"/>
    <w:rsid w:val="000B3A22"/>
    <w:rsid w:val="000B6F83"/>
    <w:rsid w:val="000C3320"/>
    <w:rsid w:val="000D0EA2"/>
    <w:rsid w:val="000D1C83"/>
    <w:rsid w:val="000D3BDD"/>
    <w:rsid w:val="000D663B"/>
    <w:rsid w:val="000E0DE1"/>
    <w:rsid w:val="000E21EC"/>
    <w:rsid w:val="000E264D"/>
    <w:rsid w:val="000F02ED"/>
    <w:rsid w:val="000F140F"/>
    <w:rsid w:val="000F14D5"/>
    <w:rsid w:val="000F5AF5"/>
    <w:rsid w:val="000F5CB6"/>
    <w:rsid w:val="000F6454"/>
    <w:rsid w:val="000F758E"/>
    <w:rsid w:val="00100573"/>
    <w:rsid w:val="00100AB9"/>
    <w:rsid w:val="0010251D"/>
    <w:rsid w:val="001032D7"/>
    <w:rsid w:val="00103B1B"/>
    <w:rsid w:val="001043EE"/>
    <w:rsid w:val="00105243"/>
    <w:rsid w:val="00106386"/>
    <w:rsid w:val="00106BF5"/>
    <w:rsid w:val="00107A96"/>
    <w:rsid w:val="001127DC"/>
    <w:rsid w:val="00114B2F"/>
    <w:rsid w:val="00114DDE"/>
    <w:rsid w:val="00116EE7"/>
    <w:rsid w:val="00117DAD"/>
    <w:rsid w:val="0012086B"/>
    <w:rsid w:val="0012184F"/>
    <w:rsid w:val="00127A14"/>
    <w:rsid w:val="001324D6"/>
    <w:rsid w:val="00134432"/>
    <w:rsid w:val="00135A21"/>
    <w:rsid w:val="00141CF8"/>
    <w:rsid w:val="00145E4A"/>
    <w:rsid w:val="00146585"/>
    <w:rsid w:val="00152C1A"/>
    <w:rsid w:val="00153357"/>
    <w:rsid w:val="00154198"/>
    <w:rsid w:val="00156C6E"/>
    <w:rsid w:val="001573DD"/>
    <w:rsid w:val="00160A17"/>
    <w:rsid w:val="001610EC"/>
    <w:rsid w:val="001627E7"/>
    <w:rsid w:val="0016283F"/>
    <w:rsid w:val="00165104"/>
    <w:rsid w:val="00170518"/>
    <w:rsid w:val="00172DA5"/>
    <w:rsid w:val="00176169"/>
    <w:rsid w:val="001807A7"/>
    <w:rsid w:val="00181553"/>
    <w:rsid w:val="00184038"/>
    <w:rsid w:val="00187DDA"/>
    <w:rsid w:val="001904BF"/>
    <w:rsid w:val="001925FC"/>
    <w:rsid w:val="00193AFF"/>
    <w:rsid w:val="00195C39"/>
    <w:rsid w:val="00196A73"/>
    <w:rsid w:val="00196F0B"/>
    <w:rsid w:val="001974F9"/>
    <w:rsid w:val="001A179A"/>
    <w:rsid w:val="001A305A"/>
    <w:rsid w:val="001A3FE5"/>
    <w:rsid w:val="001A68A2"/>
    <w:rsid w:val="001B227B"/>
    <w:rsid w:val="001B2912"/>
    <w:rsid w:val="001C0878"/>
    <w:rsid w:val="001C102F"/>
    <w:rsid w:val="001C1AC9"/>
    <w:rsid w:val="001C1CAD"/>
    <w:rsid w:val="001C3055"/>
    <w:rsid w:val="001C6577"/>
    <w:rsid w:val="001C6684"/>
    <w:rsid w:val="001C6F52"/>
    <w:rsid w:val="001D06AA"/>
    <w:rsid w:val="001D0DB7"/>
    <w:rsid w:val="001D2D1D"/>
    <w:rsid w:val="001D2EEE"/>
    <w:rsid w:val="001D388A"/>
    <w:rsid w:val="001D488E"/>
    <w:rsid w:val="001E0EFE"/>
    <w:rsid w:val="001E375A"/>
    <w:rsid w:val="001E607C"/>
    <w:rsid w:val="001F2392"/>
    <w:rsid w:val="001F26C9"/>
    <w:rsid w:val="0020124C"/>
    <w:rsid w:val="0020138D"/>
    <w:rsid w:val="0020145C"/>
    <w:rsid w:val="0020172D"/>
    <w:rsid w:val="002045BF"/>
    <w:rsid w:val="002057E4"/>
    <w:rsid w:val="00205E04"/>
    <w:rsid w:val="002060CB"/>
    <w:rsid w:val="00206206"/>
    <w:rsid w:val="00211A0C"/>
    <w:rsid w:val="00212FE7"/>
    <w:rsid w:val="00214CAE"/>
    <w:rsid w:val="00225C2D"/>
    <w:rsid w:val="00227A50"/>
    <w:rsid w:val="002305FE"/>
    <w:rsid w:val="00230B62"/>
    <w:rsid w:val="00230BD5"/>
    <w:rsid w:val="002315C5"/>
    <w:rsid w:val="00232CD8"/>
    <w:rsid w:val="00232E33"/>
    <w:rsid w:val="002338DD"/>
    <w:rsid w:val="0023464B"/>
    <w:rsid w:val="0024012B"/>
    <w:rsid w:val="00247156"/>
    <w:rsid w:val="00252E77"/>
    <w:rsid w:val="00255A54"/>
    <w:rsid w:val="00256C4E"/>
    <w:rsid w:val="002604C9"/>
    <w:rsid w:val="002637D3"/>
    <w:rsid w:val="002662C4"/>
    <w:rsid w:val="002672F3"/>
    <w:rsid w:val="00267CA4"/>
    <w:rsid w:val="0027175D"/>
    <w:rsid w:val="002728EE"/>
    <w:rsid w:val="0027342F"/>
    <w:rsid w:val="002769A8"/>
    <w:rsid w:val="00276E2F"/>
    <w:rsid w:val="00277778"/>
    <w:rsid w:val="00277FE2"/>
    <w:rsid w:val="00280C1D"/>
    <w:rsid w:val="00285A30"/>
    <w:rsid w:val="002878E4"/>
    <w:rsid w:val="0029023B"/>
    <w:rsid w:val="002926A7"/>
    <w:rsid w:val="002930E3"/>
    <w:rsid w:val="002931E9"/>
    <w:rsid w:val="00293EA0"/>
    <w:rsid w:val="0029760D"/>
    <w:rsid w:val="002A0484"/>
    <w:rsid w:val="002A1823"/>
    <w:rsid w:val="002A2389"/>
    <w:rsid w:val="002A3572"/>
    <w:rsid w:val="002A3694"/>
    <w:rsid w:val="002A47FF"/>
    <w:rsid w:val="002A5386"/>
    <w:rsid w:val="002A5CEE"/>
    <w:rsid w:val="002A5ED1"/>
    <w:rsid w:val="002A6A06"/>
    <w:rsid w:val="002A7270"/>
    <w:rsid w:val="002B16C7"/>
    <w:rsid w:val="002B2175"/>
    <w:rsid w:val="002D1476"/>
    <w:rsid w:val="002D1767"/>
    <w:rsid w:val="002D371B"/>
    <w:rsid w:val="002D5702"/>
    <w:rsid w:val="002D6654"/>
    <w:rsid w:val="002E1FB0"/>
    <w:rsid w:val="002E25D8"/>
    <w:rsid w:val="002E349E"/>
    <w:rsid w:val="002E371D"/>
    <w:rsid w:val="002E4821"/>
    <w:rsid w:val="002E769B"/>
    <w:rsid w:val="002F0F34"/>
    <w:rsid w:val="002F177F"/>
    <w:rsid w:val="002F7F05"/>
    <w:rsid w:val="003005AE"/>
    <w:rsid w:val="00301540"/>
    <w:rsid w:val="00302B88"/>
    <w:rsid w:val="003033F3"/>
    <w:rsid w:val="00304CAB"/>
    <w:rsid w:val="00306BC2"/>
    <w:rsid w:val="00306D53"/>
    <w:rsid w:val="003071EB"/>
    <w:rsid w:val="00310A74"/>
    <w:rsid w:val="00310C13"/>
    <w:rsid w:val="003110F4"/>
    <w:rsid w:val="00312498"/>
    <w:rsid w:val="00313D4D"/>
    <w:rsid w:val="003142A9"/>
    <w:rsid w:val="00315D5F"/>
    <w:rsid w:val="0031603F"/>
    <w:rsid w:val="003169B8"/>
    <w:rsid w:val="00316F74"/>
    <w:rsid w:val="003170E4"/>
    <w:rsid w:val="0032294E"/>
    <w:rsid w:val="00325A8A"/>
    <w:rsid w:val="003313BE"/>
    <w:rsid w:val="003320D9"/>
    <w:rsid w:val="00332BA1"/>
    <w:rsid w:val="00335882"/>
    <w:rsid w:val="00340679"/>
    <w:rsid w:val="00340EDC"/>
    <w:rsid w:val="003412D6"/>
    <w:rsid w:val="003413D3"/>
    <w:rsid w:val="00343367"/>
    <w:rsid w:val="003466BA"/>
    <w:rsid w:val="003474ED"/>
    <w:rsid w:val="00355331"/>
    <w:rsid w:val="003554A5"/>
    <w:rsid w:val="0035566E"/>
    <w:rsid w:val="003608F8"/>
    <w:rsid w:val="003609CE"/>
    <w:rsid w:val="00361FD0"/>
    <w:rsid w:val="00363D1B"/>
    <w:rsid w:val="0036463C"/>
    <w:rsid w:val="0036593E"/>
    <w:rsid w:val="0037016F"/>
    <w:rsid w:val="0037042D"/>
    <w:rsid w:val="00373686"/>
    <w:rsid w:val="003778E9"/>
    <w:rsid w:val="00377915"/>
    <w:rsid w:val="00380C7A"/>
    <w:rsid w:val="0038375A"/>
    <w:rsid w:val="00385767"/>
    <w:rsid w:val="00385BE5"/>
    <w:rsid w:val="00386D89"/>
    <w:rsid w:val="00390E66"/>
    <w:rsid w:val="00391550"/>
    <w:rsid w:val="00393526"/>
    <w:rsid w:val="003A05A9"/>
    <w:rsid w:val="003A1455"/>
    <w:rsid w:val="003A26FB"/>
    <w:rsid w:val="003A2C13"/>
    <w:rsid w:val="003A3816"/>
    <w:rsid w:val="003A592F"/>
    <w:rsid w:val="003A6DF9"/>
    <w:rsid w:val="003B035D"/>
    <w:rsid w:val="003B7822"/>
    <w:rsid w:val="003B7FA6"/>
    <w:rsid w:val="003C0B7C"/>
    <w:rsid w:val="003C4D07"/>
    <w:rsid w:val="003C5091"/>
    <w:rsid w:val="003C70C2"/>
    <w:rsid w:val="003D20A9"/>
    <w:rsid w:val="003D5C87"/>
    <w:rsid w:val="003E024D"/>
    <w:rsid w:val="003E0269"/>
    <w:rsid w:val="003E145C"/>
    <w:rsid w:val="003E2BD8"/>
    <w:rsid w:val="003E3327"/>
    <w:rsid w:val="003E3C51"/>
    <w:rsid w:val="003E4C99"/>
    <w:rsid w:val="003E5779"/>
    <w:rsid w:val="003E5914"/>
    <w:rsid w:val="003E67C6"/>
    <w:rsid w:val="003F0FAF"/>
    <w:rsid w:val="003F1C25"/>
    <w:rsid w:val="003F2FFD"/>
    <w:rsid w:val="003F3C43"/>
    <w:rsid w:val="004010C0"/>
    <w:rsid w:val="00401FA4"/>
    <w:rsid w:val="0040410E"/>
    <w:rsid w:val="00405808"/>
    <w:rsid w:val="0040603A"/>
    <w:rsid w:val="0040614C"/>
    <w:rsid w:val="004062F8"/>
    <w:rsid w:val="00407196"/>
    <w:rsid w:val="00410365"/>
    <w:rsid w:val="00411BC2"/>
    <w:rsid w:val="00413098"/>
    <w:rsid w:val="004133B1"/>
    <w:rsid w:val="00416200"/>
    <w:rsid w:val="004167ED"/>
    <w:rsid w:val="004200AF"/>
    <w:rsid w:val="00421A1F"/>
    <w:rsid w:val="004272DA"/>
    <w:rsid w:val="004309B7"/>
    <w:rsid w:val="004352A8"/>
    <w:rsid w:val="00437FCD"/>
    <w:rsid w:val="00441694"/>
    <w:rsid w:val="0044593F"/>
    <w:rsid w:val="00447CF3"/>
    <w:rsid w:val="00454680"/>
    <w:rsid w:val="004557C9"/>
    <w:rsid w:val="0046347D"/>
    <w:rsid w:val="00463AC2"/>
    <w:rsid w:val="00464561"/>
    <w:rsid w:val="0046469B"/>
    <w:rsid w:val="00465013"/>
    <w:rsid w:val="00471468"/>
    <w:rsid w:val="00474E6D"/>
    <w:rsid w:val="00482548"/>
    <w:rsid w:val="0048279D"/>
    <w:rsid w:val="00482FD4"/>
    <w:rsid w:val="0048407B"/>
    <w:rsid w:val="0048606F"/>
    <w:rsid w:val="00487275"/>
    <w:rsid w:val="00487C9B"/>
    <w:rsid w:val="00491ACC"/>
    <w:rsid w:val="00492B70"/>
    <w:rsid w:val="00494FF1"/>
    <w:rsid w:val="004956F6"/>
    <w:rsid w:val="00496946"/>
    <w:rsid w:val="004A06C9"/>
    <w:rsid w:val="004A0CAB"/>
    <w:rsid w:val="004A4BCC"/>
    <w:rsid w:val="004A5915"/>
    <w:rsid w:val="004B0905"/>
    <w:rsid w:val="004B28A3"/>
    <w:rsid w:val="004B3581"/>
    <w:rsid w:val="004B7FC4"/>
    <w:rsid w:val="004C0146"/>
    <w:rsid w:val="004C11A6"/>
    <w:rsid w:val="004C498F"/>
    <w:rsid w:val="004C5AA0"/>
    <w:rsid w:val="004C76F8"/>
    <w:rsid w:val="004D1016"/>
    <w:rsid w:val="004D2605"/>
    <w:rsid w:val="004D2992"/>
    <w:rsid w:val="004D3EE5"/>
    <w:rsid w:val="004D5A82"/>
    <w:rsid w:val="004D5BC7"/>
    <w:rsid w:val="004D7650"/>
    <w:rsid w:val="004D7D19"/>
    <w:rsid w:val="004E1B38"/>
    <w:rsid w:val="004E1C7D"/>
    <w:rsid w:val="004E2162"/>
    <w:rsid w:val="004E2E31"/>
    <w:rsid w:val="004E56EC"/>
    <w:rsid w:val="004E762C"/>
    <w:rsid w:val="00501CE7"/>
    <w:rsid w:val="005070FA"/>
    <w:rsid w:val="005110F5"/>
    <w:rsid w:val="00513DD8"/>
    <w:rsid w:val="005167CF"/>
    <w:rsid w:val="00517D3C"/>
    <w:rsid w:val="0052130D"/>
    <w:rsid w:val="005267EC"/>
    <w:rsid w:val="0052680A"/>
    <w:rsid w:val="00530C6E"/>
    <w:rsid w:val="00533E21"/>
    <w:rsid w:val="00533F6B"/>
    <w:rsid w:val="00534D93"/>
    <w:rsid w:val="00536A47"/>
    <w:rsid w:val="00536EDA"/>
    <w:rsid w:val="0053709E"/>
    <w:rsid w:val="00542FC4"/>
    <w:rsid w:val="00547C05"/>
    <w:rsid w:val="00552090"/>
    <w:rsid w:val="0055256E"/>
    <w:rsid w:val="00553E27"/>
    <w:rsid w:val="00554C46"/>
    <w:rsid w:val="00555093"/>
    <w:rsid w:val="005572F9"/>
    <w:rsid w:val="00560EB8"/>
    <w:rsid w:val="00566069"/>
    <w:rsid w:val="00573F68"/>
    <w:rsid w:val="00574DFD"/>
    <w:rsid w:val="00576BAB"/>
    <w:rsid w:val="00580839"/>
    <w:rsid w:val="00580A73"/>
    <w:rsid w:val="005838F5"/>
    <w:rsid w:val="005859DD"/>
    <w:rsid w:val="0059053B"/>
    <w:rsid w:val="0059422C"/>
    <w:rsid w:val="00595B36"/>
    <w:rsid w:val="00595E50"/>
    <w:rsid w:val="005973A9"/>
    <w:rsid w:val="00597861"/>
    <w:rsid w:val="005A0312"/>
    <w:rsid w:val="005A0A4E"/>
    <w:rsid w:val="005A5ABD"/>
    <w:rsid w:val="005A5D6C"/>
    <w:rsid w:val="005A69E9"/>
    <w:rsid w:val="005A6FDD"/>
    <w:rsid w:val="005B178E"/>
    <w:rsid w:val="005B6F04"/>
    <w:rsid w:val="005C0B22"/>
    <w:rsid w:val="005C1AE2"/>
    <w:rsid w:val="005C2E42"/>
    <w:rsid w:val="005C4282"/>
    <w:rsid w:val="005C5B3A"/>
    <w:rsid w:val="005C772B"/>
    <w:rsid w:val="005D1136"/>
    <w:rsid w:val="005D15D2"/>
    <w:rsid w:val="005D3224"/>
    <w:rsid w:val="005D56D3"/>
    <w:rsid w:val="005D5C8F"/>
    <w:rsid w:val="005D7A00"/>
    <w:rsid w:val="005E25D3"/>
    <w:rsid w:val="005F0169"/>
    <w:rsid w:val="005F16F4"/>
    <w:rsid w:val="005F1D4F"/>
    <w:rsid w:val="005F68CD"/>
    <w:rsid w:val="005F7923"/>
    <w:rsid w:val="005F7DD2"/>
    <w:rsid w:val="00600D6D"/>
    <w:rsid w:val="00601339"/>
    <w:rsid w:val="006112AD"/>
    <w:rsid w:val="00612AFE"/>
    <w:rsid w:val="00615D17"/>
    <w:rsid w:val="00616519"/>
    <w:rsid w:val="00616C9F"/>
    <w:rsid w:val="00617763"/>
    <w:rsid w:val="0062057C"/>
    <w:rsid w:val="0062361F"/>
    <w:rsid w:val="0062389A"/>
    <w:rsid w:val="006238AA"/>
    <w:rsid w:val="006240E5"/>
    <w:rsid w:val="00626412"/>
    <w:rsid w:val="00627CA9"/>
    <w:rsid w:val="00630101"/>
    <w:rsid w:val="006406B3"/>
    <w:rsid w:val="006428C0"/>
    <w:rsid w:val="006438CA"/>
    <w:rsid w:val="00646FDC"/>
    <w:rsid w:val="006521E4"/>
    <w:rsid w:val="0065388D"/>
    <w:rsid w:val="00654E5C"/>
    <w:rsid w:val="00655455"/>
    <w:rsid w:val="0066034E"/>
    <w:rsid w:val="00662459"/>
    <w:rsid w:val="00663EB2"/>
    <w:rsid w:val="00666004"/>
    <w:rsid w:val="00670A29"/>
    <w:rsid w:val="00673478"/>
    <w:rsid w:val="00674793"/>
    <w:rsid w:val="006768C2"/>
    <w:rsid w:val="00682BC4"/>
    <w:rsid w:val="00683112"/>
    <w:rsid w:val="00684970"/>
    <w:rsid w:val="006873DF"/>
    <w:rsid w:val="006878FF"/>
    <w:rsid w:val="0069191C"/>
    <w:rsid w:val="006920DA"/>
    <w:rsid w:val="006944F3"/>
    <w:rsid w:val="0069593D"/>
    <w:rsid w:val="00696300"/>
    <w:rsid w:val="00696CAB"/>
    <w:rsid w:val="006A0646"/>
    <w:rsid w:val="006A0858"/>
    <w:rsid w:val="006A10F6"/>
    <w:rsid w:val="006A1100"/>
    <w:rsid w:val="006A1D5B"/>
    <w:rsid w:val="006A573A"/>
    <w:rsid w:val="006A6A29"/>
    <w:rsid w:val="006A6F8F"/>
    <w:rsid w:val="006B1219"/>
    <w:rsid w:val="006B3C15"/>
    <w:rsid w:val="006B3ED3"/>
    <w:rsid w:val="006B4647"/>
    <w:rsid w:val="006B599A"/>
    <w:rsid w:val="006B61D2"/>
    <w:rsid w:val="006B622E"/>
    <w:rsid w:val="006C14FB"/>
    <w:rsid w:val="006C1E13"/>
    <w:rsid w:val="006C6940"/>
    <w:rsid w:val="006D084F"/>
    <w:rsid w:val="006D0A1F"/>
    <w:rsid w:val="006D297F"/>
    <w:rsid w:val="006D3C2B"/>
    <w:rsid w:val="006D3F1D"/>
    <w:rsid w:val="006D5B28"/>
    <w:rsid w:val="006D67D1"/>
    <w:rsid w:val="006E085A"/>
    <w:rsid w:val="006E2226"/>
    <w:rsid w:val="006E2A4F"/>
    <w:rsid w:val="006E2C0C"/>
    <w:rsid w:val="006E3F2F"/>
    <w:rsid w:val="006E4238"/>
    <w:rsid w:val="006E5636"/>
    <w:rsid w:val="006E6CC4"/>
    <w:rsid w:val="006E74EB"/>
    <w:rsid w:val="006F0AEA"/>
    <w:rsid w:val="006F3DC8"/>
    <w:rsid w:val="006F477C"/>
    <w:rsid w:val="006F5032"/>
    <w:rsid w:val="006F6278"/>
    <w:rsid w:val="006F7CE9"/>
    <w:rsid w:val="007043CF"/>
    <w:rsid w:val="0070550F"/>
    <w:rsid w:val="00705DE9"/>
    <w:rsid w:val="00706539"/>
    <w:rsid w:val="0070681C"/>
    <w:rsid w:val="00707F31"/>
    <w:rsid w:val="00715762"/>
    <w:rsid w:val="00721B72"/>
    <w:rsid w:val="00721C82"/>
    <w:rsid w:val="007246CB"/>
    <w:rsid w:val="007253E4"/>
    <w:rsid w:val="00726A71"/>
    <w:rsid w:val="00730DC7"/>
    <w:rsid w:val="0073194D"/>
    <w:rsid w:val="00734E27"/>
    <w:rsid w:val="00737DC4"/>
    <w:rsid w:val="0074055B"/>
    <w:rsid w:val="0074179B"/>
    <w:rsid w:val="00742935"/>
    <w:rsid w:val="00743080"/>
    <w:rsid w:val="0074318C"/>
    <w:rsid w:val="0074370C"/>
    <w:rsid w:val="00743FD1"/>
    <w:rsid w:val="0074581A"/>
    <w:rsid w:val="0074646C"/>
    <w:rsid w:val="00750B92"/>
    <w:rsid w:val="007510C9"/>
    <w:rsid w:val="00751712"/>
    <w:rsid w:val="00754BDB"/>
    <w:rsid w:val="00756DE4"/>
    <w:rsid w:val="00757803"/>
    <w:rsid w:val="007645BC"/>
    <w:rsid w:val="007646A5"/>
    <w:rsid w:val="007646BD"/>
    <w:rsid w:val="0076531E"/>
    <w:rsid w:val="00765C6B"/>
    <w:rsid w:val="00766F74"/>
    <w:rsid w:val="007714EF"/>
    <w:rsid w:val="00773AD3"/>
    <w:rsid w:val="00777A0A"/>
    <w:rsid w:val="0078070C"/>
    <w:rsid w:val="0078264A"/>
    <w:rsid w:val="0078748B"/>
    <w:rsid w:val="00787B94"/>
    <w:rsid w:val="00790BB8"/>
    <w:rsid w:val="00790C7A"/>
    <w:rsid w:val="00794974"/>
    <w:rsid w:val="0079502E"/>
    <w:rsid w:val="0079674A"/>
    <w:rsid w:val="00797315"/>
    <w:rsid w:val="007A3E4E"/>
    <w:rsid w:val="007A4158"/>
    <w:rsid w:val="007A42F8"/>
    <w:rsid w:val="007A4461"/>
    <w:rsid w:val="007B0C47"/>
    <w:rsid w:val="007B124D"/>
    <w:rsid w:val="007B2802"/>
    <w:rsid w:val="007B3724"/>
    <w:rsid w:val="007B71B1"/>
    <w:rsid w:val="007C4580"/>
    <w:rsid w:val="007C54B0"/>
    <w:rsid w:val="007C6A38"/>
    <w:rsid w:val="007C7D23"/>
    <w:rsid w:val="007D37E2"/>
    <w:rsid w:val="007D4CF6"/>
    <w:rsid w:val="007D5A85"/>
    <w:rsid w:val="007D7814"/>
    <w:rsid w:val="007E0A3D"/>
    <w:rsid w:val="007E2807"/>
    <w:rsid w:val="007E2AA4"/>
    <w:rsid w:val="007E6ECA"/>
    <w:rsid w:val="007F1E2D"/>
    <w:rsid w:val="007F2371"/>
    <w:rsid w:val="007F4261"/>
    <w:rsid w:val="007F5C3B"/>
    <w:rsid w:val="007F723B"/>
    <w:rsid w:val="00800A21"/>
    <w:rsid w:val="008021D4"/>
    <w:rsid w:val="008025B7"/>
    <w:rsid w:val="00804849"/>
    <w:rsid w:val="0081246E"/>
    <w:rsid w:val="0081760A"/>
    <w:rsid w:val="00826208"/>
    <w:rsid w:val="00831944"/>
    <w:rsid w:val="00832FFE"/>
    <w:rsid w:val="00833687"/>
    <w:rsid w:val="00834629"/>
    <w:rsid w:val="008355DE"/>
    <w:rsid w:val="00836853"/>
    <w:rsid w:val="008402D2"/>
    <w:rsid w:val="00843D7B"/>
    <w:rsid w:val="00845329"/>
    <w:rsid w:val="00845CB4"/>
    <w:rsid w:val="00846163"/>
    <w:rsid w:val="00846F59"/>
    <w:rsid w:val="00851F08"/>
    <w:rsid w:val="008529D6"/>
    <w:rsid w:val="008566C0"/>
    <w:rsid w:val="008579A1"/>
    <w:rsid w:val="00861A7A"/>
    <w:rsid w:val="00862715"/>
    <w:rsid w:val="008659BE"/>
    <w:rsid w:val="00865C94"/>
    <w:rsid w:val="00873A94"/>
    <w:rsid w:val="00874823"/>
    <w:rsid w:val="00874AD2"/>
    <w:rsid w:val="008750F8"/>
    <w:rsid w:val="00875E3B"/>
    <w:rsid w:val="00876B37"/>
    <w:rsid w:val="0088023E"/>
    <w:rsid w:val="008812D2"/>
    <w:rsid w:val="00881324"/>
    <w:rsid w:val="00883544"/>
    <w:rsid w:val="0088472E"/>
    <w:rsid w:val="008862AD"/>
    <w:rsid w:val="00886EA4"/>
    <w:rsid w:val="00887814"/>
    <w:rsid w:val="0089099F"/>
    <w:rsid w:val="008918D6"/>
    <w:rsid w:val="00893C5B"/>
    <w:rsid w:val="00893F64"/>
    <w:rsid w:val="00894192"/>
    <w:rsid w:val="0089499E"/>
    <w:rsid w:val="00895836"/>
    <w:rsid w:val="00895E5E"/>
    <w:rsid w:val="00896DBE"/>
    <w:rsid w:val="00896F06"/>
    <w:rsid w:val="008A1A34"/>
    <w:rsid w:val="008A1D92"/>
    <w:rsid w:val="008A25F5"/>
    <w:rsid w:val="008B04EF"/>
    <w:rsid w:val="008B21EE"/>
    <w:rsid w:val="008B4D64"/>
    <w:rsid w:val="008C3A37"/>
    <w:rsid w:val="008C552B"/>
    <w:rsid w:val="008C7D53"/>
    <w:rsid w:val="008D164C"/>
    <w:rsid w:val="008D1BDA"/>
    <w:rsid w:val="008D2DB0"/>
    <w:rsid w:val="008D4527"/>
    <w:rsid w:val="008D6A35"/>
    <w:rsid w:val="008E0C03"/>
    <w:rsid w:val="008E0D7F"/>
    <w:rsid w:val="008E176F"/>
    <w:rsid w:val="008E3A5A"/>
    <w:rsid w:val="008E3F36"/>
    <w:rsid w:val="008E4033"/>
    <w:rsid w:val="008E499D"/>
    <w:rsid w:val="008E5C87"/>
    <w:rsid w:val="008E622D"/>
    <w:rsid w:val="008F10A4"/>
    <w:rsid w:val="008F115D"/>
    <w:rsid w:val="008F1B79"/>
    <w:rsid w:val="008F49F5"/>
    <w:rsid w:val="008F759F"/>
    <w:rsid w:val="008F796C"/>
    <w:rsid w:val="00900D79"/>
    <w:rsid w:val="00901161"/>
    <w:rsid w:val="00901CAF"/>
    <w:rsid w:val="00904628"/>
    <w:rsid w:val="009068C6"/>
    <w:rsid w:val="00907C58"/>
    <w:rsid w:val="0091004C"/>
    <w:rsid w:val="009102F9"/>
    <w:rsid w:val="009128F9"/>
    <w:rsid w:val="0091371B"/>
    <w:rsid w:val="00913791"/>
    <w:rsid w:val="00916E26"/>
    <w:rsid w:val="00916EDC"/>
    <w:rsid w:val="009175D7"/>
    <w:rsid w:val="00923058"/>
    <w:rsid w:val="009238C6"/>
    <w:rsid w:val="0092491D"/>
    <w:rsid w:val="0093004E"/>
    <w:rsid w:val="00930F66"/>
    <w:rsid w:val="00932227"/>
    <w:rsid w:val="00932E9E"/>
    <w:rsid w:val="009332D2"/>
    <w:rsid w:val="00933565"/>
    <w:rsid w:val="00933F0E"/>
    <w:rsid w:val="00934CA4"/>
    <w:rsid w:val="00936249"/>
    <w:rsid w:val="00937BD3"/>
    <w:rsid w:val="00941606"/>
    <w:rsid w:val="00943A0F"/>
    <w:rsid w:val="009455C7"/>
    <w:rsid w:val="009465B4"/>
    <w:rsid w:val="00946D87"/>
    <w:rsid w:val="009477D4"/>
    <w:rsid w:val="00950680"/>
    <w:rsid w:val="00951122"/>
    <w:rsid w:val="00952D7F"/>
    <w:rsid w:val="00952E11"/>
    <w:rsid w:val="009537C9"/>
    <w:rsid w:val="00954FA8"/>
    <w:rsid w:val="0096226A"/>
    <w:rsid w:val="00963B19"/>
    <w:rsid w:val="00965AD2"/>
    <w:rsid w:val="00965CDE"/>
    <w:rsid w:val="009723EB"/>
    <w:rsid w:val="00972D1B"/>
    <w:rsid w:val="00976F63"/>
    <w:rsid w:val="0098031C"/>
    <w:rsid w:val="00980AA1"/>
    <w:rsid w:val="00981385"/>
    <w:rsid w:val="00981739"/>
    <w:rsid w:val="0098244D"/>
    <w:rsid w:val="00982E0C"/>
    <w:rsid w:val="00983CCD"/>
    <w:rsid w:val="00984EF3"/>
    <w:rsid w:val="009901F0"/>
    <w:rsid w:val="00993442"/>
    <w:rsid w:val="009936AC"/>
    <w:rsid w:val="00993E07"/>
    <w:rsid w:val="00994C19"/>
    <w:rsid w:val="0099712D"/>
    <w:rsid w:val="009A064A"/>
    <w:rsid w:val="009A4727"/>
    <w:rsid w:val="009A4CC4"/>
    <w:rsid w:val="009A6435"/>
    <w:rsid w:val="009B1033"/>
    <w:rsid w:val="009B1B50"/>
    <w:rsid w:val="009B57B9"/>
    <w:rsid w:val="009C48D2"/>
    <w:rsid w:val="009C6FD0"/>
    <w:rsid w:val="009D2734"/>
    <w:rsid w:val="009D2AAD"/>
    <w:rsid w:val="009D2C2B"/>
    <w:rsid w:val="009D48EE"/>
    <w:rsid w:val="009D5E19"/>
    <w:rsid w:val="009D5FF0"/>
    <w:rsid w:val="009D7788"/>
    <w:rsid w:val="009E00EA"/>
    <w:rsid w:val="009E1247"/>
    <w:rsid w:val="009E2796"/>
    <w:rsid w:val="009E4CEF"/>
    <w:rsid w:val="009E5EAE"/>
    <w:rsid w:val="009F244A"/>
    <w:rsid w:val="009F6D58"/>
    <w:rsid w:val="00A011B1"/>
    <w:rsid w:val="00A0366B"/>
    <w:rsid w:val="00A05CBA"/>
    <w:rsid w:val="00A12C0A"/>
    <w:rsid w:val="00A15612"/>
    <w:rsid w:val="00A15890"/>
    <w:rsid w:val="00A15C87"/>
    <w:rsid w:val="00A16C6A"/>
    <w:rsid w:val="00A2331C"/>
    <w:rsid w:val="00A24CCF"/>
    <w:rsid w:val="00A25B08"/>
    <w:rsid w:val="00A2653C"/>
    <w:rsid w:val="00A27182"/>
    <w:rsid w:val="00A30C36"/>
    <w:rsid w:val="00A315CC"/>
    <w:rsid w:val="00A3249D"/>
    <w:rsid w:val="00A35EE9"/>
    <w:rsid w:val="00A36704"/>
    <w:rsid w:val="00A40DB5"/>
    <w:rsid w:val="00A4159F"/>
    <w:rsid w:val="00A41A81"/>
    <w:rsid w:val="00A42C7E"/>
    <w:rsid w:val="00A45E0A"/>
    <w:rsid w:val="00A46544"/>
    <w:rsid w:val="00A476A7"/>
    <w:rsid w:val="00A532C0"/>
    <w:rsid w:val="00A54298"/>
    <w:rsid w:val="00A553DB"/>
    <w:rsid w:val="00A61123"/>
    <w:rsid w:val="00A63A20"/>
    <w:rsid w:val="00A63CEB"/>
    <w:rsid w:val="00A70D40"/>
    <w:rsid w:val="00A721B6"/>
    <w:rsid w:val="00A75758"/>
    <w:rsid w:val="00A77CCC"/>
    <w:rsid w:val="00A82263"/>
    <w:rsid w:val="00A82AAA"/>
    <w:rsid w:val="00A83AF3"/>
    <w:rsid w:val="00A83C22"/>
    <w:rsid w:val="00A8675F"/>
    <w:rsid w:val="00A867B9"/>
    <w:rsid w:val="00A86C4A"/>
    <w:rsid w:val="00A86C54"/>
    <w:rsid w:val="00A87900"/>
    <w:rsid w:val="00A90411"/>
    <w:rsid w:val="00A9554E"/>
    <w:rsid w:val="00AA1811"/>
    <w:rsid w:val="00AB0325"/>
    <w:rsid w:val="00AB12A4"/>
    <w:rsid w:val="00AB2D73"/>
    <w:rsid w:val="00AB3C9C"/>
    <w:rsid w:val="00AC0C00"/>
    <w:rsid w:val="00AC147C"/>
    <w:rsid w:val="00AC3251"/>
    <w:rsid w:val="00AC3743"/>
    <w:rsid w:val="00AD0496"/>
    <w:rsid w:val="00AD0B11"/>
    <w:rsid w:val="00AD4881"/>
    <w:rsid w:val="00AD5515"/>
    <w:rsid w:val="00AD6042"/>
    <w:rsid w:val="00AD65A9"/>
    <w:rsid w:val="00AD74B3"/>
    <w:rsid w:val="00AD7ADC"/>
    <w:rsid w:val="00AD7FBE"/>
    <w:rsid w:val="00AE02D2"/>
    <w:rsid w:val="00AE0C02"/>
    <w:rsid w:val="00AE2244"/>
    <w:rsid w:val="00AE2A94"/>
    <w:rsid w:val="00AE38BB"/>
    <w:rsid w:val="00AE57E3"/>
    <w:rsid w:val="00AE5A99"/>
    <w:rsid w:val="00AF02AE"/>
    <w:rsid w:val="00AF0BCD"/>
    <w:rsid w:val="00AF15CA"/>
    <w:rsid w:val="00AF16BE"/>
    <w:rsid w:val="00AF29F0"/>
    <w:rsid w:val="00AF33DA"/>
    <w:rsid w:val="00AF3BA2"/>
    <w:rsid w:val="00B00CEB"/>
    <w:rsid w:val="00B01A64"/>
    <w:rsid w:val="00B026BE"/>
    <w:rsid w:val="00B04E34"/>
    <w:rsid w:val="00B1139A"/>
    <w:rsid w:val="00B1492C"/>
    <w:rsid w:val="00B151E1"/>
    <w:rsid w:val="00B15F61"/>
    <w:rsid w:val="00B218C6"/>
    <w:rsid w:val="00B219A3"/>
    <w:rsid w:val="00B254FA"/>
    <w:rsid w:val="00B27238"/>
    <w:rsid w:val="00B311F5"/>
    <w:rsid w:val="00B340FB"/>
    <w:rsid w:val="00B348AE"/>
    <w:rsid w:val="00B34D40"/>
    <w:rsid w:val="00B42EB2"/>
    <w:rsid w:val="00B44EA8"/>
    <w:rsid w:val="00B45695"/>
    <w:rsid w:val="00B46680"/>
    <w:rsid w:val="00B50357"/>
    <w:rsid w:val="00B550CF"/>
    <w:rsid w:val="00B56A3D"/>
    <w:rsid w:val="00B60D22"/>
    <w:rsid w:val="00B66AE5"/>
    <w:rsid w:val="00B67513"/>
    <w:rsid w:val="00B7365B"/>
    <w:rsid w:val="00B737FB"/>
    <w:rsid w:val="00B76336"/>
    <w:rsid w:val="00B8122D"/>
    <w:rsid w:val="00B821C1"/>
    <w:rsid w:val="00B86D66"/>
    <w:rsid w:val="00B915F1"/>
    <w:rsid w:val="00B9204C"/>
    <w:rsid w:val="00B92726"/>
    <w:rsid w:val="00B9288E"/>
    <w:rsid w:val="00B95ADF"/>
    <w:rsid w:val="00B9746A"/>
    <w:rsid w:val="00B97935"/>
    <w:rsid w:val="00B97BC7"/>
    <w:rsid w:val="00B97C16"/>
    <w:rsid w:val="00BA0748"/>
    <w:rsid w:val="00BA1745"/>
    <w:rsid w:val="00BA2E36"/>
    <w:rsid w:val="00BA3419"/>
    <w:rsid w:val="00BA3850"/>
    <w:rsid w:val="00BA3BE4"/>
    <w:rsid w:val="00BA4D41"/>
    <w:rsid w:val="00BA5EF2"/>
    <w:rsid w:val="00BA710A"/>
    <w:rsid w:val="00BA7863"/>
    <w:rsid w:val="00BB0AFE"/>
    <w:rsid w:val="00BB2132"/>
    <w:rsid w:val="00BB3E9F"/>
    <w:rsid w:val="00BB5335"/>
    <w:rsid w:val="00BB5347"/>
    <w:rsid w:val="00BB78C3"/>
    <w:rsid w:val="00BC0B16"/>
    <w:rsid w:val="00BC2259"/>
    <w:rsid w:val="00BC2607"/>
    <w:rsid w:val="00BC46B0"/>
    <w:rsid w:val="00BC67E3"/>
    <w:rsid w:val="00BC6D91"/>
    <w:rsid w:val="00BD19A9"/>
    <w:rsid w:val="00BD1E84"/>
    <w:rsid w:val="00BD2A58"/>
    <w:rsid w:val="00BD50C2"/>
    <w:rsid w:val="00BE0821"/>
    <w:rsid w:val="00BE6CFF"/>
    <w:rsid w:val="00BE6E56"/>
    <w:rsid w:val="00BF0D09"/>
    <w:rsid w:val="00BF12EC"/>
    <w:rsid w:val="00BF39A6"/>
    <w:rsid w:val="00BF4FF2"/>
    <w:rsid w:val="00C01964"/>
    <w:rsid w:val="00C01C23"/>
    <w:rsid w:val="00C0204B"/>
    <w:rsid w:val="00C07E41"/>
    <w:rsid w:val="00C10A7A"/>
    <w:rsid w:val="00C11896"/>
    <w:rsid w:val="00C13F41"/>
    <w:rsid w:val="00C15C0B"/>
    <w:rsid w:val="00C161FD"/>
    <w:rsid w:val="00C21079"/>
    <w:rsid w:val="00C232E6"/>
    <w:rsid w:val="00C275AA"/>
    <w:rsid w:val="00C27A43"/>
    <w:rsid w:val="00C318E6"/>
    <w:rsid w:val="00C35753"/>
    <w:rsid w:val="00C35917"/>
    <w:rsid w:val="00C42B4D"/>
    <w:rsid w:val="00C43894"/>
    <w:rsid w:val="00C4480C"/>
    <w:rsid w:val="00C45A54"/>
    <w:rsid w:val="00C4636F"/>
    <w:rsid w:val="00C50F50"/>
    <w:rsid w:val="00C54278"/>
    <w:rsid w:val="00C63A3C"/>
    <w:rsid w:val="00C64591"/>
    <w:rsid w:val="00C65313"/>
    <w:rsid w:val="00C70CB4"/>
    <w:rsid w:val="00C7175B"/>
    <w:rsid w:val="00C72CA2"/>
    <w:rsid w:val="00C75F74"/>
    <w:rsid w:val="00C77126"/>
    <w:rsid w:val="00C77870"/>
    <w:rsid w:val="00C91520"/>
    <w:rsid w:val="00C91602"/>
    <w:rsid w:val="00C926F0"/>
    <w:rsid w:val="00C9768E"/>
    <w:rsid w:val="00C97AFB"/>
    <w:rsid w:val="00CA05E5"/>
    <w:rsid w:val="00CA1208"/>
    <w:rsid w:val="00CA2AAD"/>
    <w:rsid w:val="00CA2C3A"/>
    <w:rsid w:val="00CA47D0"/>
    <w:rsid w:val="00CA51EE"/>
    <w:rsid w:val="00CA5362"/>
    <w:rsid w:val="00CA7EDB"/>
    <w:rsid w:val="00CB2253"/>
    <w:rsid w:val="00CB2814"/>
    <w:rsid w:val="00CB4BAD"/>
    <w:rsid w:val="00CB760E"/>
    <w:rsid w:val="00CC1C25"/>
    <w:rsid w:val="00CC3D2D"/>
    <w:rsid w:val="00CC6D86"/>
    <w:rsid w:val="00CD0033"/>
    <w:rsid w:val="00CD0EC7"/>
    <w:rsid w:val="00CD176E"/>
    <w:rsid w:val="00CE0228"/>
    <w:rsid w:val="00CE0550"/>
    <w:rsid w:val="00CE48A4"/>
    <w:rsid w:val="00CE5088"/>
    <w:rsid w:val="00CE7E73"/>
    <w:rsid w:val="00CF0A25"/>
    <w:rsid w:val="00CF0F4C"/>
    <w:rsid w:val="00CF19C7"/>
    <w:rsid w:val="00CF2942"/>
    <w:rsid w:val="00D0003B"/>
    <w:rsid w:val="00D04357"/>
    <w:rsid w:val="00D10655"/>
    <w:rsid w:val="00D121D7"/>
    <w:rsid w:val="00D122F5"/>
    <w:rsid w:val="00D174F7"/>
    <w:rsid w:val="00D1766C"/>
    <w:rsid w:val="00D17A9D"/>
    <w:rsid w:val="00D20D97"/>
    <w:rsid w:val="00D20DC0"/>
    <w:rsid w:val="00D24D81"/>
    <w:rsid w:val="00D24DB4"/>
    <w:rsid w:val="00D25036"/>
    <w:rsid w:val="00D25435"/>
    <w:rsid w:val="00D26DF8"/>
    <w:rsid w:val="00D27632"/>
    <w:rsid w:val="00D27FEC"/>
    <w:rsid w:val="00D30384"/>
    <w:rsid w:val="00D30E45"/>
    <w:rsid w:val="00D31821"/>
    <w:rsid w:val="00D31977"/>
    <w:rsid w:val="00D323B5"/>
    <w:rsid w:val="00D329EB"/>
    <w:rsid w:val="00D32E25"/>
    <w:rsid w:val="00D32E41"/>
    <w:rsid w:val="00D3362E"/>
    <w:rsid w:val="00D33716"/>
    <w:rsid w:val="00D33CED"/>
    <w:rsid w:val="00D34BD4"/>
    <w:rsid w:val="00D400B1"/>
    <w:rsid w:val="00D41887"/>
    <w:rsid w:val="00D4194F"/>
    <w:rsid w:val="00D4467D"/>
    <w:rsid w:val="00D448DE"/>
    <w:rsid w:val="00D471BA"/>
    <w:rsid w:val="00D479DC"/>
    <w:rsid w:val="00D525BF"/>
    <w:rsid w:val="00D61E66"/>
    <w:rsid w:val="00D63197"/>
    <w:rsid w:val="00D64CAE"/>
    <w:rsid w:val="00D64D3E"/>
    <w:rsid w:val="00D664D9"/>
    <w:rsid w:val="00D725C2"/>
    <w:rsid w:val="00D7284B"/>
    <w:rsid w:val="00D72D66"/>
    <w:rsid w:val="00D73A05"/>
    <w:rsid w:val="00D745A6"/>
    <w:rsid w:val="00D74B7A"/>
    <w:rsid w:val="00D81265"/>
    <w:rsid w:val="00D84543"/>
    <w:rsid w:val="00D8504D"/>
    <w:rsid w:val="00D871B9"/>
    <w:rsid w:val="00D879E8"/>
    <w:rsid w:val="00D901D9"/>
    <w:rsid w:val="00D92BBF"/>
    <w:rsid w:val="00D95BE8"/>
    <w:rsid w:val="00DA266C"/>
    <w:rsid w:val="00DA4467"/>
    <w:rsid w:val="00DA60AC"/>
    <w:rsid w:val="00DB20DA"/>
    <w:rsid w:val="00DB259D"/>
    <w:rsid w:val="00DB5462"/>
    <w:rsid w:val="00DB6F9B"/>
    <w:rsid w:val="00DB7572"/>
    <w:rsid w:val="00DC122B"/>
    <w:rsid w:val="00DC123A"/>
    <w:rsid w:val="00DC1D11"/>
    <w:rsid w:val="00DC457E"/>
    <w:rsid w:val="00DC5273"/>
    <w:rsid w:val="00DC70C2"/>
    <w:rsid w:val="00DD135F"/>
    <w:rsid w:val="00DD1A22"/>
    <w:rsid w:val="00DD2974"/>
    <w:rsid w:val="00DD4357"/>
    <w:rsid w:val="00DD64DC"/>
    <w:rsid w:val="00DE32F1"/>
    <w:rsid w:val="00DE5653"/>
    <w:rsid w:val="00DF005A"/>
    <w:rsid w:val="00DF1E06"/>
    <w:rsid w:val="00DF1FBB"/>
    <w:rsid w:val="00DF381A"/>
    <w:rsid w:val="00DF3BF4"/>
    <w:rsid w:val="00DF3C4F"/>
    <w:rsid w:val="00DF6141"/>
    <w:rsid w:val="00DF714B"/>
    <w:rsid w:val="00E01A36"/>
    <w:rsid w:val="00E040CE"/>
    <w:rsid w:val="00E041FC"/>
    <w:rsid w:val="00E04B30"/>
    <w:rsid w:val="00E04B6B"/>
    <w:rsid w:val="00E0550C"/>
    <w:rsid w:val="00E06F97"/>
    <w:rsid w:val="00E0765A"/>
    <w:rsid w:val="00E10E12"/>
    <w:rsid w:val="00E11317"/>
    <w:rsid w:val="00E12FC1"/>
    <w:rsid w:val="00E17E43"/>
    <w:rsid w:val="00E20173"/>
    <w:rsid w:val="00E215D8"/>
    <w:rsid w:val="00E23873"/>
    <w:rsid w:val="00E24E0C"/>
    <w:rsid w:val="00E254ED"/>
    <w:rsid w:val="00E309D4"/>
    <w:rsid w:val="00E331FE"/>
    <w:rsid w:val="00E35019"/>
    <w:rsid w:val="00E3596E"/>
    <w:rsid w:val="00E35EB4"/>
    <w:rsid w:val="00E41BBB"/>
    <w:rsid w:val="00E43D7E"/>
    <w:rsid w:val="00E43F1C"/>
    <w:rsid w:val="00E447BF"/>
    <w:rsid w:val="00E45818"/>
    <w:rsid w:val="00E51EE3"/>
    <w:rsid w:val="00E52D80"/>
    <w:rsid w:val="00E537D5"/>
    <w:rsid w:val="00E56174"/>
    <w:rsid w:val="00E61530"/>
    <w:rsid w:val="00E623C4"/>
    <w:rsid w:val="00E65F39"/>
    <w:rsid w:val="00E74CB6"/>
    <w:rsid w:val="00E77114"/>
    <w:rsid w:val="00E8127D"/>
    <w:rsid w:val="00E83EC2"/>
    <w:rsid w:val="00E8400C"/>
    <w:rsid w:val="00E85C1D"/>
    <w:rsid w:val="00E85F61"/>
    <w:rsid w:val="00E8686E"/>
    <w:rsid w:val="00E901F3"/>
    <w:rsid w:val="00E93131"/>
    <w:rsid w:val="00E959B6"/>
    <w:rsid w:val="00E96142"/>
    <w:rsid w:val="00EA0357"/>
    <w:rsid w:val="00EA35B0"/>
    <w:rsid w:val="00EA47D8"/>
    <w:rsid w:val="00EA5CD3"/>
    <w:rsid w:val="00EA61B1"/>
    <w:rsid w:val="00EA7A23"/>
    <w:rsid w:val="00EA7DB4"/>
    <w:rsid w:val="00EB2CE1"/>
    <w:rsid w:val="00EB3E3D"/>
    <w:rsid w:val="00EB492B"/>
    <w:rsid w:val="00EB5C89"/>
    <w:rsid w:val="00EB7350"/>
    <w:rsid w:val="00EC202D"/>
    <w:rsid w:val="00EC33EB"/>
    <w:rsid w:val="00EC5CC4"/>
    <w:rsid w:val="00EC640D"/>
    <w:rsid w:val="00EC6B08"/>
    <w:rsid w:val="00EC7E7E"/>
    <w:rsid w:val="00ED2773"/>
    <w:rsid w:val="00ED67CF"/>
    <w:rsid w:val="00ED7003"/>
    <w:rsid w:val="00EE010B"/>
    <w:rsid w:val="00EE4F15"/>
    <w:rsid w:val="00EE6CBF"/>
    <w:rsid w:val="00EE7860"/>
    <w:rsid w:val="00EF082B"/>
    <w:rsid w:val="00EF52B4"/>
    <w:rsid w:val="00F00E21"/>
    <w:rsid w:val="00F00FD4"/>
    <w:rsid w:val="00F03468"/>
    <w:rsid w:val="00F03518"/>
    <w:rsid w:val="00F050DE"/>
    <w:rsid w:val="00F062E6"/>
    <w:rsid w:val="00F06B51"/>
    <w:rsid w:val="00F111DB"/>
    <w:rsid w:val="00F1262D"/>
    <w:rsid w:val="00F143AC"/>
    <w:rsid w:val="00F14C82"/>
    <w:rsid w:val="00F1727C"/>
    <w:rsid w:val="00F17875"/>
    <w:rsid w:val="00F21350"/>
    <w:rsid w:val="00F231F9"/>
    <w:rsid w:val="00F26E3B"/>
    <w:rsid w:val="00F27EF4"/>
    <w:rsid w:val="00F3021C"/>
    <w:rsid w:val="00F31A80"/>
    <w:rsid w:val="00F33F05"/>
    <w:rsid w:val="00F348F4"/>
    <w:rsid w:val="00F34F9C"/>
    <w:rsid w:val="00F36FC3"/>
    <w:rsid w:val="00F40DD2"/>
    <w:rsid w:val="00F41CC6"/>
    <w:rsid w:val="00F4404E"/>
    <w:rsid w:val="00F4677D"/>
    <w:rsid w:val="00F46CEF"/>
    <w:rsid w:val="00F4701B"/>
    <w:rsid w:val="00F5071D"/>
    <w:rsid w:val="00F527D4"/>
    <w:rsid w:val="00F5478B"/>
    <w:rsid w:val="00F5485A"/>
    <w:rsid w:val="00F561E3"/>
    <w:rsid w:val="00F641B4"/>
    <w:rsid w:val="00F6430C"/>
    <w:rsid w:val="00F6587F"/>
    <w:rsid w:val="00F66AB4"/>
    <w:rsid w:val="00F67376"/>
    <w:rsid w:val="00F73157"/>
    <w:rsid w:val="00F73E89"/>
    <w:rsid w:val="00F758F1"/>
    <w:rsid w:val="00F75B5B"/>
    <w:rsid w:val="00F75FB0"/>
    <w:rsid w:val="00F81905"/>
    <w:rsid w:val="00F81C67"/>
    <w:rsid w:val="00F82752"/>
    <w:rsid w:val="00F84488"/>
    <w:rsid w:val="00F87C58"/>
    <w:rsid w:val="00F9371F"/>
    <w:rsid w:val="00F9504D"/>
    <w:rsid w:val="00F9661E"/>
    <w:rsid w:val="00F97A51"/>
    <w:rsid w:val="00FA22E7"/>
    <w:rsid w:val="00FA2EDC"/>
    <w:rsid w:val="00FA3E1E"/>
    <w:rsid w:val="00FA4E3C"/>
    <w:rsid w:val="00FA5CBB"/>
    <w:rsid w:val="00FA67D4"/>
    <w:rsid w:val="00FB027F"/>
    <w:rsid w:val="00FB1CB9"/>
    <w:rsid w:val="00FB716B"/>
    <w:rsid w:val="00FC2B36"/>
    <w:rsid w:val="00FC2BB7"/>
    <w:rsid w:val="00FC364B"/>
    <w:rsid w:val="00FC4017"/>
    <w:rsid w:val="00FC6651"/>
    <w:rsid w:val="00FE08B2"/>
    <w:rsid w:val="00FE3F4D"/>
    <w:rsid w:val="00FE5E75"/>
    <w:rsid w:val="00FF091D"/>
    <w:rsid w:val="00FF09BC"/>
    <w:rsid w:val="00FF1C74"/>
    <w:rsid w:val="00FF7369"/>
    <w:rsid w:val="17336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5B154B26"/>
  <w15:docId w15:val="{5D9BFDCB-0771-415A-B5AC-D5E606EF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rPr>
      <w:rFonts w:ascii="Times New Roman" w:hAnsi="Times New Roman" w:cs="Times New Roma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otnoteTextChar">
    <w:name w:val="Footnote Text Char"/>
    <w:basedOn w:val="DefaultParagraphFont"/>
    <w:link w:val="FootnoteText"/>
    <w:uiPriority w:val="99"/>
    <w:semiHidden/>
    <w:qFormat/>
    <w:rPr>
      <w:sz w:val="20"/>
      <w:szCs w:val="20"/>
    </w:rPr>
  </w:style>
  <w:style w:type="character" w:styleId="PlaceholderText">
    <w:name w:val="Placeholder Text"/>
    <w:basedOn w:val="DefaultParagraphFont"/>
    <w:uiPriority w:val="99"/>
    <w:semiHidden/>
    <w:qFormat/>
    <w:rPr>
      <w:color w:val="66666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Revision">
    <w:name w:val="Revision"/>
    <w:hidden/>
    <w:uiPriority w:val="99"/>
    <w:unhideWhenUsed/>
    <w:rsid w:val="00225C2D"/>
    <w:rPr>
      <w:rFonts w:asciiTheme="minorHAnsi" w:eastAsiaTheme="minorHAnsi" w:hAnsiTheme="minorHAnsi" w:cstheme="minorBidi"/>
      <w:kern w:val="2"/>
      <w:sz w:val="24"/>
      <w:szCs w:val="24"/>
      <w14:ligatures w14:val="standardContextual"/>
    </w:rPr>
  </w:style>
  <w:style w:type="character" w:styleId="CommentReference">
    <w:name w:val="annotation reference"/>
    <w:basedOn w:val="DefaultParagraphFont"/>
    <w:uiPriority w:val="99"/>
    <w:semiHidden/>
    <w:unhideWhenUsed/>
    <w:rsid w:val="006A0858"/>
    <w:rPr>
      <w:sz w:val="16"/>
      <w:szCs w:val="16"/>
    </w:rPr>
  </w:style>
  <w:style w:type="paragraph" w:styleId="CommentText">
    <w:name w:val="annotation text"/>
    <w:basedOn w:val="Normal"/>
    <w:link w:val="CommentTextChar"/>
    <w:uiPriority w:val="99"/>
    <w:unhideWhenUsed/>
    <w:rsid w:val="006A0858"/>
    <w:pPr>
      <w:spacing w:line="240" w:lineRule="auto"/>
    </w:pPr>
    <w:rPr>
      <w:sz w:val="20"/>
      <w:szCs w:val="20"/>
    </w:rPr>
  </w:style>
  <w:style w:type="character" w:customStyle="1" w:styleId="CommentTextChar">
    <w:name w:val="Comment Text Char"/>
    <w:basedOn w:val="DefaultParagraphFont"/>
    <w:link w:val="CommentText"/>
    <w:uiPriority w:val="99"/>
    <w:rsid w:val="006A0858"/>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uiPriority w:val="99"/>
    <w:semiHidden/>
    <w:unhideWhenUsed/>
    <w:rsid w:val="006A0858"/>
    <w:rPr>
      <w:b/>
      <w:bCs/>
    </w:rPr>
  </w:style>
  <w:style w:type="character" w:customStyle="1" w:styleId="CommentSubjectChar">
    <w:name w:val="Comment Subject Char"/>
    <w:basedOn w:val="CommentTextChar"/>
    <w:link w:val="CommentSubject"/>
    <w:uiPriority w:val="99"/>
    <w:semiHidden/>
    <w:rsid w:val="006A0858"/>
    <w:rPr>
      <w:rFonts w:asciiTheme="minorHAnsi" w:eastAsiaTheme="minorHAnsi" w:hAnsiTheme="minorHAnsi" w:cstheme="minorBidi"/>
      <w:b/>
      <w:bCs/>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0304-4076(85)90158-7"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AF25D-9AD0-4360-9C3E-CF4D0D100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27</Pages>
  <Words>7648</Words>
  <Characters>44339</Characters>
  <Application>Microsoft Office Word</Application>
  <DocSecurity>0</DocSecurity>
  <Lines>672</Lines>
  <Paragraphs>156</Paragraphs>
  <ScaleCrop>false</ScaleCrop>
  <Company/>
  <LinksUpToDate>false</LinksUpToDate>
  <CharactersWithSpaces>51874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JOSE SAENZ AGUILAR</dc:creator>
  <cp:lastModifiedBy>FERNANDO JOSE SAENZ AGUILAR</cp:lastModifiedBy>
  <cp:revision>1190</cp:revision>
  <dcterms:created xsi:type="dcterms:W3CDTF">2025-09-22T04:11:00Z</dcterms:created>
  <dcterms:modified xsi:type="dcterms:W3CDTF">2025-11-03T23:51:00Z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58a76aa8-5fe1-42d2-a143-90a337e3b2a6</vt:lpwstr>
  </property>
  <property fmtid="{D5CDD505-2E9C-101B-9397-08002B2CF9AE}" pid="3" name="KSOProductBuildVer">
    <vt:lpwstr>1033-12.2.0.21179</vt:lpwstr>
  </property>
  <property fmtid="{D5CDD505-2E9C-101B-9397-08002B2CF9AE}" pid="4" name="ICV">
    <vt:lpwstr>A111484251324AA587C38CFD5080923E_12</vt:lpwstr>
  </property>
</Properties>
</file>